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FC5D048" w14:textId="77777777" w:rsidR="00BA2411" w:rsidRDefault="00BA2411">
      <w:pPr>
        <w:suppressAutoHyphens w:val="0"/>
        <w:spacing w:after="200" w:line="276" w:lineRule="auto"/>
        <w:ind w:firstLine="0"/>
        <w:jc w:val="left"/>
      </w:pPr>
      <w:r>
        <w:br w:type="page"/>
      </w:r>
    </w:p>
    <w:p w14:paraId="12D45AD0" w14:textId="77777777" w:rsidR="00521CEB" w:rsidRDefault="0053725F" w:rsidP="005E4319">
      <w:pPr>
        <w:pStyle w:val="ab"/>
      </w:pPr>
      <w:r>
        <w:lastRenderedPageBreak/>
        <w:t>Содержание</w:t>
      </w:r>
    </w:p>
    <w:p w14:paraId="7499E4E3" w14:textId="6EC4E0C4" w:rsidR="00155745" w:rsidRDefault="00712F36">
      <w:pPr>
        <w:pStyle w:val="11"/>
        <w:tabs>
          <w:tab w:val="right" w:leader="dot" w:pos="9628"/>
        </w:tabs>
        <w:rPr>
          <w:rFonts w:asciiTheme="minorHAnsi" w:hAnsiTheme="minorHAnsi"/>
          <w:b w:val="0"/>
          <w:smallCaps w:val="0"/>
          <w:noProof/>
          <w:color w:val="auto"/>
          <w:sz w:val="22"/>
        </w:rPr>
      </w:pPr>
      <w:r>
        <w:rPr>
          <w:b w:val="0"/>
          <w:smallCaps w:val="0"/>
        </w:rPr>
        <w:fldChar w:fldCharType="begin"/>
      </w:r>
      <w:r>
        <w:rPr>
          <w:b w:val="0"/>
          <w:smallCaps w:val="0"/>
        </w:rPr>
        <w:instrText xml:space="preserve"> TOC \o "1-3" \h \z \u </w:instrText>
      </w:r>
      <w:r>
        <w:rPr>
          <w:b w:val="0"/>
          <w:smallCaps w:val="0"/>
        </w:rPr>
        <w:fldChar w:fldCharType="separate"/>
      </w:r>
      <w:hyperlink w:anchor="_Toc232584285" w:history="1">
        <w:r w:rsidR="00155745" w:rsidRPr="00673266">
          <w:rPr>
            <w:rStyle w:val="ad"/>
            <w:rFonts w:eastAsia="Times New Roman"/>
            <w:noProof/>
          </w:rPr>
          <w:t>Введение</w:t>
        </w:r>
        <w:r w:rsidR="00155745">
          <w:rPr>
            <w:noProof/>
            <w:webHidden/>
          </w:rPr>
          <w:tab/>
        </w:r>
        <w:r w:rsidR="00155745">
          <w:rPr>
            <w:noProof/>
            <w:webHidden/>
          </w:rPr>
          <w:fldChar w:fldCharType="begin"/>
        </w:r>
        <w:r w:rsidR="00155745">
          <w:rPr>
            <w:noProof/>
            <w:webHidden/>
          </w:rPr>
          <w:instrText xml:space="preserve"> PAGEREF _Toc232584285 \h </w:instrText>
        </w:r>
        <w:r w:rsidR="00155745">
          <w:rPr>
            <w:noProof/>
            <w:webHidden/>
          </w:rPr>
        </w:r>
        <w:r w:rsidR="00155745">
          <w:rPr>
            <w:noProof/>
            <w:webHidden/>
          </w:rPr>
          <w:fldChar w:fldCharType="separate"/>
        </w:r>
        <w:r w:rsidR="00155745">
          <w:rPr>
            <w:noProof/>
            <w:webHidden/>
          </w:rPr>
          <w:t>3</w:t>
        </w:r>
        <w:r w:rsidR="00155745">
          <w:rPr>
            <w:noProof/>
            <w:webHidden/>
          </w:rPr>
          <w:fldChar w:fldCharType="end"/>
        </w:r>
      </w:hyperlink>
    </w:p>
    <w:p w14:paraId="4EEED213" w14:textId="4222283D" w:rsidR="00155745" w:rsidRDefault="00B549D6">
      <w:pPr>
        <w:pStyle w:val="11"/>
        <w:tabs>
          <w:tab w:val="right" w:leader="dot" w:pos="9628"/>
        </w:tabs>
        <w:rPr>
          <w:rFonts w:asciiTheme="minorHAnsi" w:hAnsiTheme="minorHAnsi"/>
          <w:b w:val="0"/>
          <w:smallCaps w:val="0"/>
          <w:noProof/>
          <w:color w:val="auto"/>
          <w:sz w:val="22"/>
        </w:rPr>
      </w:pPr>
      <w:hyperlink w:anchor="_Toc232584286" w:history="1">
        <w:r w:rsidR="00155745" w:rsidRPr="00673266">
          <w:rPr>
            <w:rStyle w:val="ad"/>
            <w:rFonts w:eastAsia="Times New Roman"/>
            <w:noProof/>
          </w:rPr>
          <w:t>1 Системы и инструменты хранения паролей в Linux</w:t>
        </w:r>
        <w:r w:rsidR="00155745">
          <w:rPr>
            <w:noProof/>
            <w:webHidden/>
          </w:rPr>
          <w:tab/>
        </w:r>
        <w:r w:rsidR="00155745">
          <w:rPr>
            <w:noProof/>
            <w:webHidden/>
          </w:rPr>
          <w:fldChar w:fldCharType="begin"/>
        </w:r>
        <w:r w:rsidR="00155745">
          <w:rPr>
            <w:noProof/>
            <w:webHidden/>
          </w:rPr>
          <w:instrText xml:space="preserve"> PAGEREF _Toc232584286 \h </w:instrText>
        </w:r>
        <w:r w:rsidR="00155745">
          <w:rPr>
            <w:noProof/>
            <w:webHidden/>
          </w:rPr>
        </w:r>
        <w:r w:rsidR="00155745">
          <w:rPr>
            <w:noProof/>
            <w:webHidden/>
          </w:rPr>
          <w:fldChar w:fldCharType="separate"/>
        </w:r>
        <w:r w:rsidR="00155745">
          <w:rPr>
            <w:noProof/>
            <w:webHidden/>
          </w:rPr>
          <w:t>6</w:t>
        </w:r>
        <w:r w:rsidR="00155745">
          <w:rPr>
            <w:noProof/>
            <w:webHidden/>
          </w:rPr>
          <w:fldChar w:fldCharType="end"/>
        </w:r>
      </w:hyperlink>
    </w:p>
    <w:p w14:paraId="3AFDF540" w14:textId="3BD7EE07" w:rsidR="00155745" w:rsidRDefault="00B549D6">
      <w:pPr>
        <w:pStyle w:val="21"/>
        <w:tabs>
          <w:tab w:val="right" w:leader="dot" w:pos="9628"/>
        </w:tabs>
        <w:rPr>
          <w:rFonts w:asciiTheme="minorHAnsi" w:hAnsiTheme="minorHAnsi"/>
          <w:smallCaps w:val="0"/>
          <w:noProof/>
          <w:color w:val="auto"/>
          <w:sz w:val="22"/>
        </w:rPr>
      </w:pPr>
      <w:hyperlink w:anchor="_Toc232584287" w:history="1">
        <w:r w:rsidR="00155745" w:rsidRPr="00673266">
          <w:rPr>
            <w:rStyle w:val="ad"/>
            <w:noProof/>
          </w:rPr>
          <w:t>1.1 Архитектура GNOME Keyring</w:t>
        </w:r>
        <w:r w:rsidR="00155745">
          <w:rPr>
            <w:noProof/>
            <w:webHidden/>
          </w:rPr>
          <w:tab/>
        </w:r>
        <w:r w:rsidR="00155745">
          <w:rPr>
            <w:noProof/>
            <w:webHidden/>
          </w:rPr>
          <w:fldChar w:fldCharType="begin"/>
        </w:r>
        <w:r w:rsidR="00155745">
          <w:rPr>
            <w:noProof/>
            <w:webHidden/>
          </w:rPr>
          <w:instrText xml:space="preserve"> PAGEREF _Toc232584287 \h </w:instrText>
        </w:r>
        <w:r w:rsidR="00155745">
          <w:rPr>
            <w:noProof/>
            <w:webHidden/>
          </w:rPr>
        </w:r>
        <w:r w:rsidR="00155745">
          <w:rPr>
            <w:noProof/>
            <w:webHidden/>
          </w:rPr>
          <w:fldChar w:fldCharType="separate"/>
        </w:r>
        <w:r w:rsidR="00155745">
          <w:rPr>
            <w:noProof/>
            <w:webHidden/>
          </w:rPr>
          <w:t>6</w:t>
        </w:r>
        <w:r w:rsidR="00155745">
          <w:rPr>
            <w:noProof/>
            <w:webHidden/>
          </w:rPr>
          <w:fldChar w:fldCharType="end"/>
        </w:r>
      </w:hyperlink>
    </w:p>
    <w:p w14:paraId="3BB663A1" w14:textId="5CCF37EC" w:rsidR="00155745" w:rsidRDefault="00B549D6">
      <w:pPr>
        <w:pStyle w:val="31"/>
        <w:tabs>
          <w:tab w:val="right" w:leader="dot" w:pos="9628"/>
        </w:tabs>
        <w:rPr>
          <w:rFonts w:asciiTheme="minorHAnsi" w:hAnsiTheme="minorHAnsi"/>
          <w:noProof/>
          <w:color w:val="auto"/>
          <w:sz w:val="22"/>
        </w:rPr>
      </w:pPr>
      <w:hyperlink w:anchor="_Toc232584288" w:history="1">
        <w:r w:rsidR="00155745" w:rsidRPr="00673266">
          <w:rPr>
            <w:rStyle w:val="ad"/>
            <w:noProof/>
          </w:rPr>
          <w:t>1.1.1 Межпроцессное взаимодействие через D-Bus</w:t>
        </w:r>
        <w:r w:rsidR="00155745">
          <w:rPr>
            <w:noProof/>
            <w:webHidden/>
          </w:rPr>
          <w:tab/>
        </w:r>
        <w:r w:rsidR="00155745">
          <w:rPr>
            <w:noProof/>
            <w:webHidden/>
          </w:rPr>
          <w:fldChar w:fldCharType="begin"/>
        </w:r>
        <w:r w:rsidR="00155745">
          <w:rPr>
            <w:noProof/>
            <w:webHidden/>
          </w:rPr>
          <w:instrText xml:space="preserve"> PAGEREF _Toc232584288 \h </w:instrText>
        </w:r>
        <w:r w:rsidR="00155745">
          <w:rPr>
            <w:noProof/>
            <w:webHidden/>
          </w:rPr>
        </w:r>
        <w:r w:rsidR="00155745">
          <w:rPr>
            <w:noProof/>
            <w:webHidden/>
          </w:rPr>
          <w:fldChar w:fldCharType="separate"/>
        </w:r>
        <w:r w:rsidR="00155745">
          <w:rPr>
            <w:noProof/>
            <w:webHidden/>
          </w:rPr>
          <w:t>8</w:t>
        </w:r>
        <w:r w:rsidR="00155745">
          <w:rPr>
            <w:noProof/>
            <w:webHidden/>
          </w:rPr>
          <w:fldChar w:fldCharType="end"/>
        </w:r>
      </w:hyperlink>
    </w:p>
    <w:p w14:paraId="5F18E6FC" w14:textId="5A5BF68B" w:rsidR="00155745" w:rsidRDefault="00B549D6">
      <w:pPr>
        <w:pStyle w:val="31"/>
        <w:tabs>
          <w:tab w:val="right" w:leader="dot" w:pos="9628"/>
        </w:tabs>
        <w:rPr>
          <w:rFonts w:asciiTheme="minorHAnsi" w:hAnsiTheme="minorHAnsi"/>
          <w:noProof/>
          <w:color w:val="auto"/>
          <w:sz w:val="22"/>
        </w:rPr>
      </w:pPr>
      <w:hyperlink w:anchor="_Toc232584289" w:history="1">
        <w:r w:rsidR="00155745" w:rsidRPr="00673266">
          <w:rPr>
            <w:rStyle w:val="ad"/>
            <w:noProof/>
          </w:rPr>
          <w:t>1.1.2 Мастер-пароль и модель защиты данных</w:t>
        </w:r>
        <w:r w:rsidR="00155745">
          <w:rPr>
            <w:noProof/>
            <w:webHidden/>
          </w:rPr>
          <w:tab/>
        </w:r>
        <w:r w:rsidR="00155745">
          <w:rPr>
            <w:noProof/>
            <w:webHidden/>
          </w:rPr>
          <w:fldChar w:fldCharType="begin"/>
        </w:r>
        <w:r w:rsidR="00155745">
          <w:rPr>
            <w:noProof/>
            <w:webHidden/>
          </w:rPr>
          <w:instrText xml:space="preserve"> PAGEREF _Toc232584289 \h </w:instrText>
        </w:r>
        <w:r w:rsidR="00155745">
          <w:rPr>
            <w:noProof/>
            <w:webHidden/>
          </w:rPr>
        </w:r>
        <w:r w:rsidR="00155745">
          <w:rPr>
            <w:noProof/>
            <w:webHidden/>
          </w:rPr>
          <w:fldChar w:fldCharType="separate"/>
        </w:r>
        <w:r w:rsidR="00155745">
          <w:rPr>
            <w:noProof/>
            <w:webHidden/>
          </w:rPr>
          <w:t>9</w:t>
        </w:r>
        <w:r w:rsidR="00155745">
          <w:rPr>
            <w:noProof/>
            <w:webHidden/>
          </w:rPr>
          <w:fldChar w:fldCharType="end"/>
        </w:r>
      </w:hyperlink>
    </w:p>
    <w:p w14:paraId="59624709" w14:textId="56671FCC" w:rsidR="00155745" w:rsidRDefault="00B549D6">
      <w:pPr>
        <w:pStyle w:val="31"/>
        <w:tabs>
          <w:tab w:val="right" w:leader="dot" w:pos="9628"/>
        </w:tabs>
        <w:rPr>
          <w:rFonts w:asciiTheme="minorHAnsi" w:hAnsiTheme="minorHAnsi"/>
          <w:noProof/>
          <w:color w:val="auto"/>
          <w:sz w:val="22"/>
        </w:rPr>
      </w:pPr>
      <w:hyperlink w:anchor="_Toc232584290" w:history="1">
        <w:r w:rsidR="00155745" w:rsidRPr="00673266">
          <w:rPr>
            <w:rStyle w:val="ad"/>
            <w:noProof/>
          </w:rPr>
          <w:t>1.1.3 GNOME Keyring в составе Linux-окружения</w:t>
        </w:r>
        <w:r w:rsidR="00155745">
          <w:rPr>
            <w:noProof/>
            <w:webHidden/>
          </w:rPr>
          <w:tab/>
        </w:r>
        <w:r w:rsidR="00155745">
          <w:rPr>
            <w:noProof/>
            <w:webHidden/>
          </w:rPr>
          <w:fldChar w:fldCharType="begin"/>
        </w:r>
        <w:r w:rsidR="00155745">
          <w:rPr>
            <w:noProof/>
            <w:webHidden/>
          </w:rPr>
          <w:instrText xml:space="preserve"> PAGEREF _Toc232584290 \h </w:instrText>
        </w:r>
        <w:r w:rsidR="00155745">
          <w:rPr>
            <w:noProof/>
            <w:webHidden/>
          </w:rPr>
        </w:r>
        <w:r w:rsidR="00155745">
          <w:rPr>
            <w:noProof/>
            <w:webHidden/>
          </w:rPr>
          <w:fldChar w:fldCharType="separate"/>
        </w:r>
        <w:r w:rsidR="00155745">
          <w:rPr>
            <w:noProof/>
            <w:webHidden/>
          </w:rPr>
          <w:t>12</w:t>
        </w:r>
        <w:r w:rsidR="00155745">
          <w:rPr>
            <w:noProof/>
            <w:webHidden/>
          </w:rPr>
          <w:fldChar w:fldCharType="end"/>
        </w:r>
      </w:hyperlink>
    </w:p>
    <w:p w14:paraId="2A4BF6EB" w14:textId="140B1D2E" w:rsidR="00155745" w:rsidRDefault="00B549D6">
      <w:pPr>
        <w:pStyle w:val="21"/>
        <w:tabs>
          <w:tab w:val="right" w:leader="dot" w:pos="9628"/>
        </w:tabs>
        <w:rPr>
          <w:rFonts w:asciiTheme="minorHAnsi" w:hAnsiTheme="minorHAnsi"/>
          <w:smallCaps w:val="0"/>
          <w:noProof/>
          <w:color w:val="auto"/>
          <w:sz w:val="22"/>
        </w:rPr>
      </w:pPr>
      <w:hyperlink w:anchor="_Toc232584291" w:history="1">
        <w:r w:rsidR="00155745" w:rsidRPr="00673266">
          <w:rPr>
            <w:rStyle w:val="ad"/>
            <w:noProof/>
          </w:rPr>
          <w:t>1.2 Сравнительная характеристика менеджеров паролей в Linux-системах</w:t>
        </w:r>
        <w:r w:rsidR="00155745">
          <w:rPr>
            <w:noProof/>
            <w:webHidden/>
          </w:rPr>
          <w:tab/>
        </w:r>
        <w:r w:rsidR="00155745">
          <w:rPr>
            <w:noProof/>
            <w:webHidden/>
          </w:rPr>
          <w:fldChar w:fldCharType="begin"/>
        </w:r>
        <w:r w:rsidR="00155745">
          <w:rPr>
            <w:noProof/>
            <w:webHidden/>
          </w:rPr>
          <w:instrText xml:space="preserve"> PAGEREF _Toc232584291 \h </w:instrText>
        </w:r>
        <w:r w:rsidR="00155745">
          <w:rPr>
            <w:noProof/>
            <w:webHidden/>
          </w:rPr>
        </w:r>
        <w:r w:rsidR="00155745">
          <w:rPr>
            <w:noProof/>
            <w:webHidden/>
          </w:rPr>
          <w:fldChar w:fldCharType="separate"/>
        </w:r>
        <w:r w:rsidR="00155745">
          <w:rPr>
            <w:noProof/>
            <w:webHidden/>
          </w:rPr>
          <w:t>13</w:t>
        </w:r>
        <w:r w:rsidR="00155745">
          <w:rPr>
            <w:noProof/>
            <w:webHidden/>
          </w:rPr>
          <w:fldChar w:fldCharType="end"/>
        </w:r>
      </w:hyperlink>
    </w:p>
    <w:p w14:paraId="3F4C5642" w14:textId="36DA10E6" w:rsidR="00155745" w:rsidRDefault="00B549D6">
      <w:pPr>
        <w:pStyle w:val="31"/>
        <w:tabs>
          <w:tab w:val="right" w:leader="dot" w:pos="9628"/>
        </w:tabs>
        <w:rPr>
          <w:rFonts w:asciiTheme="minorHAnsi" w:hAnsiTheme="minorHAnsi"/>
          <w:noProof/>
          <w:color w:val="auto"/>
          <w:sz w:val="22"/>
        </w:rPr>
      </w:pPr>
      <w:hyperlink w:anchor="_Toc232584292" w:history="1">
        <w:r w:rsidR="00155745" w:rsidRPr="00673266">
          <w:rPr>
            <w:rStyle w:val="ad"/>
            <w:noProof/>
          </w:rPr>
          <w:t>1.2.1 KWallet</w:t>
        </w:r>
        <w:r w:rsidR="00155745">
          <w:rPr>
            <w:noProof/>
            <w:webHidden/>
          </w:rPr>
          <w:tab/>
        </w:r>
        <w:r w:rsidR="00155745">
          <w:rPr>
            <w:noProof/>
            <w:webHidden/>
          </w:rPr>
          <w:fldChar w:fldCharType="begin"/>
        </w:r>
        <w:r w:rsidR="00155745">
          <w:rPr>
            <w:noProof/>
            <w:webHidden/>
          </w:rPr>
          <w:instrText xml:space="preserve"> PAGEREF _Toc232584292 \h </w:instrText>
        </w:r>
        <w:r w:rsidR="00155745">
          <w:rPr>
            <w:noProof/>
            <w:webHidden/>
          </w:rPr>
        </w:r>
        <w:r w:rsidR="00155745">
          <w:rPr>
            <w:noProof/>
            <w:webHidden/>
          </w:rPr>
          <w:fldChar w:fldCharType="separate"/>
        </w:r>
        <w:r w:rsidR="00155745">
          <w:rPr>
            <w:noProof/>
            <w:webHidden/>
          </w:rPr>
          <w:t>13</w:t>
        </w:r>
        <w:r w:rsidR="00155745">
          <w:rPr>
            <w:noProof/>
            <w:webHidden/>
          </w:rPr>
          <w:fldChar w:fldCharType="end"/>
        </w:r>
      </w:hyperlink>
    </w:p>
    <w:p w14:paraId="6E96075A" w14:textId="46CD95AA" w:rsidR="00155745" w:rsidRDefault="00B549D6">
      <w:pPr>
        <w:pStyle w:val="31"/>
        <w:tabs>
          <w:tab w:val="right" w:leader="dot" w:pos="9628"/>
        </w:tabs>
        <w:rPr>
          <w:rFonts w:asciiTheme="minorHAnsi" w:hAnsiTheme="minorHAnsi"/>
          <w:noProof/>
          <w:color w:val="auto"/>
          <w:sz w:val="22"/>
        </w:rPr>
      </w:pPr>
      <w:hyperlink w:anchor="_Toc232584293" w:history="1">
        <w:r w:rsidR="00155745" w:rsidRPr="00673266">
          <w:rPr>
            <w:rStyle w:val="ad"/>
            <w:noProof/>
          </w:rPr>
          <w:t>1.2.2 pass</w:t>
        </w:r>
        <w:r w:rsidR="00155745">
          <w:rPr>
            <w:noProof/>
            <w:webHidden/>
          </w:rPr>
          <w:tab/>
        </w:r>
        <w:r w:rsidR="00155745">
          <w:rPr>
            <w:noProof/>
            <w:webHidden/>
          </w:rPr>
          <w:fldChar w:fldCharType="begin"/>
        </w:r>
        <w:r w:rsidR="00155745">
          <w:rPr>
            <w:noProof/>
            <w:webHidden/>
          </w:rPr>
          <w:instrText xml:space="preserve"> PAGEREF _Toc232584293 \h </w:instrText>
        </w:r>
        <w:r w:rsidR="00155745">
          <w:rPr>
            <w:noProof/>
            <w:webHidden/>
          </w:rPr>
        </w:r>
        <w:r w:rsidR="00155745">
          <w:rPr>
            <w:noProof/>
            <w:webHidden/>
          </w:rPr>
          <w:fldChar w:fldCharType="separate"/>
        </w:r>
        <w:r w:rsidR="00155745">
          <w:rPr>
            <w:noProof/>
            <w:webHidden/>
          </w:rPr>
          <w:t>14</w:t>
        </w:r>
        <w:r w:rsidR="00155745">
          <w:rPr>
            <w:noProof/>
            <w:webHidden/>
          </w:rPr>
          <w:fldChar w:fldCharType="end"/>
        </w:r>
      </w:hyperlink>
    </w:p>
    <w:p w14:paraId="0CA4FEAF" w14:textId="2EB101E7" w:rsidR="00155745" w:rsidRDefault="00B549D6">
      <w:pPr>
        <w:pStyle w:val="31"/>
        <w:tabs>
          <w:tab w:val="right" w:leader="dot" w:pos="9628"/>
        </w:tabs>
        <w:rPr>
          <w:rFonts w:asciiTheme="minorHAnsi" w:hAnsiTheme="minorHAnsi"/>
          <w:noProof/>
          <w:color w:val="auto"/>
          <w:sz w:val="22"/>
        </w:rPr>
      </w:pPr>
      <w:hyperlink w:anchor="_Toc232584294" w:history="1">
        <w:r w:rsidR="00155745" w:rsidRPr="00673266">
          <w:rPr>
            <w:rStyle w:val="ad"/>
            <w:noProof/>
          </w:rPr>
          <w:t>1.2.3 KeePassXC</w:t>
        </w:r>
        <w:r w:rsidR="00155745">
          <w:rPr>
            <w:noProof/>
            <w:webHidden/>
          </w:rPr>
          <w:tab/>
        </w:r>
        <w:r w:rsidR="00155745">
          <w:rPr>
            <w:noProof/>
            <w:webHidden/>
          </w:rPr>
          <w:fldChar w:fldCharType="begin"/>
        </w:r>
        <w:r w:rsidR="00155745">
          <w:rPr>
            <w:noProof/>
            <w:webHidden/>
          </w:rPr>
          <w:instrText xml:space="preserve"> PAGEREF _Toc232584294 \h </w:instrText>
        </w:r>
        <w:r w:rsidR="00155745">
          <w:rPr>
            <w:noProof/>
            <w:webHidden/>
          </w:rPr>
        </w:r>
        <w:r w:rsidR="00155745">
          <w:rPr>
            <w:noProof/>
            <w:webHidden/>
          </w:rPr>
          <w:fldChar w:fldCharType="separate"/>
        </w:r>
        <w:r w:rsidR="00155745">
          <w:rPr>
            <w:noProof/>
            <w:webHidden/>
          </w:rPr>
          <w:t>15</w:t>
        </w:r>
        <w:r w:rsidR="00155745">
          <w:rPr>
            <w:noProof/>
            <w:webHidden/>
          </w:rPr>
          <w:fldChar w:fldCharType="end"/>
        </w:r>
      </w:hyperlink>
    </w:p>
    <w:p w14:paraId="30CB4423" w14:textId="3636ACA1" w:rsidR="00155745" w:rsidRDefault="00B549D6">
      <w:pPr>
        <w:pStyle w:val="31"/>
        <w:tabs>
          <w:tab w:val="right" w:leader="dot" w:pos="9628"/>
        </w:tabs>
        <w:rPr>
          <w:rFonts w:asciiTheme="minorHAnsi" w:hAnsiTheme="minorHAnsi"/>
          <w:noProof/>
          <w:color w:val="auto"/>
          <w:sz w:val="22"/>
        </w:rPr>
      </w:pPr>
      <w:hyperlink w:anchor="_Toc232584295" w:history="1">
        <w:r w:rsidR="00155745" w:rsidRPr="00673266">
          <w:rPr>
            <w:rStyle w:val="ad"/>
            <w:noProof/>
          </w:rPr>
          <w:t>1.2.4 Bitwarden / Vaultwarden</w:t>
        </w:r>
        <w:r w:rsidR="00155745">
          <w:rPr>
            <w:noProof/>
            <w:webHidden/>
          </w:rPr>
          <w:tab/>
        </w:r>
        <w:r w:rsidR="00155745">
          <w:rPr>
            <w:noProof/>
            <w:webHidden/>
          </w:rPr>
          <w:fldChar w:fldCharType="begin"/>
        </w:r>
        <w:r w:rsidR="00155745">
          <w:rPr>
            <w:noProof/>
            <w:webHidden/>
          </w:rPr>
          <w:instrText xml:space="preserve"> PAGEREF _Toc232584295 \h </w:instrText>
        </w:r>
        <w:r w:rsidR="00155745">
          <w:rPr>
            <w:noProof/>
            <w:webHidden/>
          </w:rPr>
        </w:r>
        <w:r w:rsidR="00155745">
          <w:rPr>
            <w:noProof/>
            <w:webHidden/>
          </w:rPr>
          <w:fldChar w:fldCharType="separate"/>
        </w:r>
        <w:r w:rsidR="00155745">
          <w:rPr>
            <w:noProof/>
            <w:webHidden/>
          </w:rPr>
          <w:t>15</w:t>
        </w:r>
        <w:r w:rsidR="00155745">
          <w:rPr>
            <w:noProof/>
            <w:webHidden/>
          </w:rPr>
          <w:fldChar w:fldCharType="end"/>
        </w:r>
      </w:hyperlink>
    </w:p>
    <w:p w14:paraId="0101ADEA" w14:textId="5C4D1ABB" w:rsidR="00155745" w:rsidRDefault="00B549D6">
      <w:pPr>
        <w:pStyle w:val="31"/>
        <w:tabs>
          <w:tab w:val="right" w:leader="dot" w:pos="9628"/>
        </w:tabs>
        <w:rPr>
          <w:rFonts w:asciiTheme="minorHAnsi" w:hAnsiTheme="minorHAnsi"/>
          <w:noProof/>
          <w:color w:val="auto"/>
          <w:sz w:val="22"/>
        </w:rPr>
      </w:pPr>
      <w:hyperlink w:anchor="_Toc232584296" w:history="1">
        <w:r w:rsidR="00155745" w:rsidRPr="00673266">
          <w:rPr>
            <w:rStyle w:val="ad"/>
            <w:noProof/>
          </w:rPr>
          <w:t>1.2.5 Сводная таблица</w:t>
        </w:r>
        <w:r w:rsidR="00155745">
          <w:rPr>
            <w:noProof/>
            <w:webHidden/>
          </w:rPr>
          <w:tab/>
        </w:r>
        <w:r w:rsidR="00155745">
          <w:rPr>
            <w:noProof/>
            <w:webHidden/>
          </w:rPr>
          <w:fldChar w:fldCharType="begin"/>
        </w:r>
        <w:r w:rsidR="00155745">
          <w:rPr>
            <w:noProof/>
            <w:webHidden/>
          </w:rPr>
          <w:instrText xml:space="preserve"> PAGEREF _Toc232584296 \h </w:instrText>
        </w:r>
        <w:r w:rsidR="00155745">
          <w:rPr>
            <w:noProof/>
            <w:webHidden/>
          </w:rPr>
        </w:r>
        <w:r w:rsidR="00155745">
          <w:rPr>
            <w:noProof/>
            <w:webHidden/>
          </w:rPr>
          <w:fldChar w:fldCharType="separate"/>
        </w:r>
        <w:r w:rsidR="00155745">
          <w:rPr>
            <w:noProof/>
            <w:webHidden/>
          </w:rPr>
          <w:t>16</w:t>
        </w:r>
        <w:r w:rsidR="00155745">
          <w:rPr>
            <w:noProof/>
            <w:webHidden/>
          </w:rPr>
          <w:fldChar w:fldCharType="end"/>
        </w:r>
      </w:hyperlink>
    </w:p>
    <w:p w14:paraId="38798A27" w14:textId="16E9D388" w:rsidR="00155745" w:rsidRDefault="00B549D6">
      <w:pPr>
        <w:pStyle w:val="21"/>
        <w:tabs>
          <w:tab w:val="right" w:leader="dot" w:pos="9628"/>
        </w:tabs>
        <w:rPr>
          <w:rFonts w:asciiTheme="minorHAnsi" w:hAnsiTheme="minorHAnsi"/>
          <w:smallCaps w:val="0"/>
          <w:noProof/>
          <w:color w:val="auto"/>
          <w:sz w:val="22"/>
        </w:rPr>
      </w:pPr>
      <w:hyperlink w:anchor="_Toc232584297" w:history="1">
        <w:r w:rsidR="00155745" w:rsidRPr="00673266">
          <w:rPr>
            <w:rStyle w:val="ad"/>
            <w:noProof/>
          </w:rPr>
          <w:t>1.3 Структура бинарного формата файла .keyring</w:t>
        </w:r>
        <w:r w:rsidR="00155745">
          <w:rPr>
            <w:noProof/>
            <w:webHidden/>
          </w:rPr>
          <w:tab/>
        </w:r>
        <w:r w:rsidR="00155745">
          <w:rPr>
            <w:noProof/>
            <w:webHidden/>
          </w:rPr>
          <w:fldChar w:fldCharType="begin"/>
        </w:r>
        <w:r w:rsidR="00155745">
          <w:rPr>
            <w:noProof/>
            <w:webHidden/>
          </w:rPr>
          <w:instrText xml:space="preserve"> PAGEREF _Toc232584297 \h </w:instrText>
        </w:r>
        <w:r w:rsidR="00155745">
          <w:rPr>
            <w:noProof/>
            <w:webHidden/>
          </w:rPr>
        </w:r>
        <w:r w:rsidR="00155745">
          <w:rPr>
            <w:noProof/>
            <w:webHidden/>
          </w:rPr>
          <w:fldChar w:fldCharType="separate"/>
        </w:r>
        <w:r w:rsidR="00155745">
          <w:rPr>
            <w:noProof/>
            <w:webHidden/>
          </w:rPr>
          <w:t>18</w:t>
        </w:r>
        <w:r w:rsidR="00155745">
          <w:rPr>
            <w:noProof/>
            <w:webHidden/>
          </w:rPr>
          <w:fldChar w:fldCharType="end"/>
        </w:r>
      </w:hyperlink>
    </w:p>
    <w:p w14:paraId="29B5D116" w14:textId="1477161D" w:rsidR="00155745" w:rsidRDefault="00B549D6">
      <w:pPr>
        <w:pStyle w:val="31"/>
        <w:tabs>
          <w:tab w:val="right" w:leader="dot" w:pos="9628"/>
        </w:tabs>
        <w:rPr>
          <w:rFonts w:asciiTheme="minorHAnsi" w:hAnsiTheme="minorHAnsi"/>
          <w:noProof/>
          <w:color w:val="auto"/>
          <w:sz w:val="22"/>
        </w:rPr>
      </w:pPr>
      <w:hyperlink w:anchor="_Toc232584298" w:history="1">
        <w:r w:rsidR="00155745" w:rsidRPr="00673266">
          <w:rPr>
            <w:rStyle w:val="ad"/>
            <w:noProof/>
          </w:rPr>
          <w:t>1.3.1 Общие принципы кодирования  данных в формате .keyring</w:t>
        </w:r>
        <w:r w:rsidR="00155745">
          <w:rPr>
            <w:noProof/>
            <w:webHidden/>
          </w:rPr>
          <w:tab/>
        </w:r>
        <w:r w:rsidR="00155745">
          <w:rPr>
            <w:noProof/>
            <w:webHidden/>
          </w:rPr>
          <w:fldChar w:fldCharType="begin"/>
        </w:r>
        <w:r w:rsidR="00155745">
          <w:rPr>
            <w:noProof/>
            <w:webHidden/>
          </w:rPr>
          <w:instrText xml:space="preserve"> PAGEREF _Toc232584298 \h </w:instrText>
        </w:r>
        <w:r w:rsidR="00155745">
          <w:rPr>
            <w:noProof/>
            <w:webHidden/>
          </w:rPr>
        </w:r>
        <w:r w:rsidR="00155745">
          <w:rPr>
            <w:noProof/>
            <w:webHidden/>
          </w:rPr>
          <w:fldChar w:fldCharType="separate"/>
        </w:r>
        <w:r w:rsidR="00155745">
          <w:rPr>
            <w:noProof/>
            <w:webHidden/>
          </w:rPr>
          <w:t>19</w:t>
        </w:r>
        <w:r w:rsidR="00155745">
          <w:rPr>
            <w:noProof/>
            <w:webHidden/>
          </w:rPr>
          <w:fldChar w:fldCharType="end"/>
        </w:r>
      </w:hyperlink>
    </w:p>
    <w:p w14:paraId="3F2312E8" w14:textId="51CF09A2" w:rsidR="00155745" w:rsidRDefault="00B549D6">
      <w:pPr>
        <w:pStyle w:val="31"/>
        <w:tabs>
          <w:tab w:val="right" w:leader="dot" w:pos="9628"/>
        </w:tabs>
        <w:rPr>
          <w:rFonts w:asciiTheme="minorHAnsi" w:hAnsiTheme="minorHAnsi"/>
          <w:noProof/>
          <w:color w:val="auto"/>
          <w:sz w:val="22"/>
        </w:rPr>
      </w:pPr>
      <w:hyperlink w:anchor="_Toc232584299" w:history="1">
        <w:r w:rsidR="00155745" w:rsidRPr="00673266">
          <w:rPr>
            <w:rStyle w:val="ad"/>
            <w:noProof/>
          </w:rPr>
          <w:t>1.3.2 Общая структура файла .keyring</w:t>
        </w:r>
        <w:r w:rsidR="00155745">
          <w:rPr>
            <w:noProof/>
            <w:webHidden/>
          </w:rPr>
          <w:tab/>
        </w:r>
        <w:r w:rsidR="00155745">
          <w:rPr>
            <w:noProof/>
            <w:webHidden/>
          </w:rPr>
          <w:fldChar w:fldCharType="begin"/>
        </w:r>
        <w:r w:rsidR="00155745">
          <w:rPr>
            <w:noProof/>
            <w:webHidden/>
          </w:rPr>
          <w:instrText xml:space="preserve"> PAGEREF _Toc232584299 \h </w:instrText>
        </w:r>
        <w:r w:rsidR="00155745">
          <w:rPr>
            <w:noProof/>
            <w:webHidden/>
          </w:rPr>
        </w:r>
        <w:r w:rsidR="00155745">
          <w:rPr>
            <w:noProof/>
            <w:webHidden/>
          </w:rPr>
          <w:fldChar w:fldCharType="separate"/>
        </w:r>
        <w:r w:rsidR="00155745">
          <w:rPr>
            <w:noProof/>
            <w:webHidden/>
          </w:rPr>
          <w:t>20</w:t>
        </w:r>
        <w:r w:rsidR="00155745">
          <w:rPr>
            <w:noProof/>
            <w:webHidden/>
          </w:rPr>
          <w:fldChar w:fldCharType="end"/>
        </w:r>
      </w:hyperlink>
    </w:p>
    <w:p w14:paraId="3F9926EC" w14:textId="6D6D5F13" w:rsidR="00155745" w:rsidRDefault="00B549D6">
      <w:pPr>
        <w:pStyle w:val="31"/>
        <w:tabs>
          <w:tab w:val="right" w:leader="dot" w:pos="9628"/>
        </w:tabs>
        <w:rPr>
          <w:rFonts w:asciiTheme="minorHAnsi" w:hAnsiTheme="minorHAnsi"/>
          <w:noProof/>
          <w:color w:val="auto"/>
          <w:sz w:val="22"/>
        </w:rPr>
      </w:pPr>
      <w:hyperlink w:anchor="_Toc232584300" w:history="1">
        <w:r w:rsidR="00155745" w:rsidRPr="00673266">
          <w:rPr>
            <w:rStyle w:val="ad"/>
            <w:noProof/>
          </w:rPr>
          <w:t>1.3.3 Сигнатура и заголовок</w:t>
        </w:r>
        <w:r w:rsidR="00155745">
          <w:rPr>
            <w:noProof/>
            <w:webHidden/>
          </w:rPr>
          <w:tab/>
        </w:r>
        <w:r w:rsidR="00155745">
          <w:rPr>
            <w:noProof/>
            <w:webHidden/>
          </w:rPr>
          <w:fldChar w:fldCharType="begin"/>
        </w:r>
        <w:r w:rsidR="00155745">
          <w:rPr>
            <w:noProof/>
            <w:webHidden/>
          </w:rPr>
          <w:instrText xml:space="preserve"> PAGEREF _Toc232584300 \h </w:instrText>
        </w:r>
        <w:r w:rsidR="00155745">
          <w:rPr>
            <w:noProof/>
            <w:webHidden/>
          </w:rPr>
        </w:r>
        <w:r w:rsidR="00155745">
          <w:rPr>
            <w:noProof/>
            <w:webHidden/>
          </w:rPr>
          <w:fldChar w:fldCharType="separate"/>
        </w:r>
        <w:r w:rsidR="00155745">
          <w:rPr>
            <w:noProof/>
            <w:webHidden/>
          </w:rPr>
          <w:t>21</w:t>
        </w:r>
        <w:r w:rsidR="00155745">
          <w:rPr>
            <w:noProof/>
            <w:webHidden/>
          </w:rPr>
          <w:fldChar w:fldCharType="end"/>
        </w:r>
      </w:hyperlink>
    </w:p>
    <w:p w14:paraId="71770100" w14:textId="2ED3B183" w:rsidR="00155745" w:rsidRDefault="00B549D6">
      <w:pPr>
        <w:pStyle w:val="31"/>
        <w:tabs>
          <w:tab w:val="right" w:leader="dot" w:pos="9628"/>
        </w:tabs>
        <w:rPr>
          <w:rFonts w:asciiTheme="minorHAnsi" w:hAnsiTheme="minorHAnsi"/>
          <w:noProof/>
          <w:color w:val="auto"/>
          <w:sz w:val="22"/>
        </w:rPr>
      </w:pPr>
      <w:hyperlink w:anchor="_Toc232584301" w:history="1">
        <w:r w:rsidR="00155745" w:rsidRPr="00673266">
          <w:rPr>
            <w:rStyle w:val="ad"/>
            <w:noProof/>
          </w:rPr>
          <w:t>1.3.4 Метаданные хранилища и параметры KDF</w:t>
        </w:r>
        <w:r w:rsidR="00155745">
          <w:rPr>
            <w:noProof/>
            <w:webHidden/>
          </w:rPr>
          <w:tab/>
        </w:r>
        <w:r w:rsidR="00155745">
          <w:rPr>
            <w:noProof/>
            <w:webHidden/>
          </w:rPr>
          <w:fldChar w:fldCharType="begin"/>
        </w:r>
        <w:r w:rsidR="00155745">
          <w:rPr>
            <w:noProof/>
            <w:webHidden/>
          </w:rPr>
          <w:instrText xml:space="preserve"> PAGEREF _Toc232584301 \h </w:instrText>
        </w:r>
        <w:r w:rsidR="00155745">
          <w:rPr>
            <w:noProof/>
            <w:webHidden/>
          </w:rPr>
        </w:r>
        <w:r w:rsidR="00155745">
          <w:rPr>
            <w:noProof/>
            <w:webHidden/>
          </w:rPr>
          <w:fldChar w:fldCharType="separate"/>
        </w:r>
        <w:r w:rsidR="00155745">
          <w:rPr>
            <w:noProof/>
            <w:webHidden/>
          </w:rPr>
          <w:t>22</w:t>
        </w:r>
        <w:r w:rsidR="00155745">
          <w:rPr>
            <w:noProof/>
            <w:webHidden/>
          </w:rPr>
          <w:fldChar w:fldCharType="end"/>
        </w:r>
      </w:hyperlink>
    </w:p>
    <w:p w14:paraId="7D6E51F6" w14:textId="30A1A42C" w:rsidR="00155745" w:rsidRDefault="00B549D6">
      <w:pPr>
        <w:pStyle w:val="31"/>
        <w:tabs>
          <w:tab w:val="right" w:leader="dot" w:pos="9628"/>
        </w:tabs>
        <w:rPr>
          <w:rFonts w:asciiTheme="minorHAnsi" w:hAnsiTheme="minorHAnsi"/>
          <w:noProof/>
          <w:color w:val="auto"/>
          <w:sz w:val="22"/>
        </w:rPr>
      </w:pPr>
      <w:hyperlink w:anchor="_Toc232584302" w:history="1">
        <w:r w:rsidR="00155745" w:rsidRPr="00673266">
          <w:rPr>
            <w:rStyle w:val="ad"/>
            <w:noProof/>
          </w:rPr>
          <w:t>1.3.5 Секция хешей атрибутов</w:t>
        </w:r>
        <w:r w:rsidR="00155745">
          <w:rPr>
            <w:noProof/>
            <w:webHidden/>
          </w:rPr>
          <w:tab/>
        </w:r>
        <w:r w:rsidR="00155745">
          <w:rPr>
            <w:noProof/>
            <w:webHidden/>
          </w:rPr>
          <w:fldChar w:fldCharType="begin"/>
        </w:r>
        <w:r w:rsidR="00155745">
          <w:rPr>
            <w:noProof/>
            <w:webHidden/>
          </w:rPr>
          <w:instrText xml:space="preserve"> PAGEREF _Toc232584302 \h </w:instrText>
        </w:r>
        <w:r w:rsidR="00155745">
          <w:rPr>
            <w:noProof/>
            <w:webHidden/>
          </w:rPr>
        </w:r>
        <w:r w:rsidR="00155745">
          <w:rPr>
            <w:noProof/>
            <w:webHidden/>
          </w:rPr>
          <w:fldChar w:fldCharType="separate"/>
        </w:r>
        <w:r w:rsidR="00155745">
          <w:rPr>
            <w:noProof/>
            <w:webHidden/>
          </w:rPr>
          <w:t>24</w:t>
        </w:r>
        <w:r w:rsidR="00155745">
          <w:rPr>
            <w:noProof/>
            <w:webHidden/>
          </w:rPr>
          <w:fldChar w:fldCharType="end"/>
        </w:r>
      </w:hyperlink>
    </w:p>
    <w:p w14:paraId="0C4B390A" w14:textId="664A2513" w:rsidR="00155745" w:rsidRDefault="00B549D6">
      <w:pPr>
        <w:pStyle w:val="31"/>
        <w:tabs>
          <w:tab w:val="right" w:leader="dot" w:pos="9628"/>
        </w:tabs>
        <w:rPr>
          <w:rFonts w:asciiTheme="minorHAnsi" w:hAnsiTheme="minorHAnsi"/>
          <w:noProof/>
          <w:color w:val="auto"/>
          <w:sz w:val="22"/>
        </w:rPr>
      </w:pPr>
      <w:hyperlink w:anchor="_Toc232584303" w:history="1">
        <w:r w:rsidR="00155745" w:rsidRPr="00673266">
          <w:rPr>
            <w:rStyle w:val="ad"/>
            <w:noProof/>
          </w:rPr>
          <w:t>1.3.6 Зашифрованный блок</w:t>
        </w:r>
        <w:r w:rsidR="00155745">
          <w:rPr>
            <w:noProof/>
            <w:webHidden/>
          </w:rPr>
          <w:tab/>
        </w:r>
        <w:r w:rsidR="00155745">
          <w:rPr>
            <w:noProof/>
            <w:webHidden/>
          </w:rPr>
          <w:fldChar w:fldCharType="begin"/>
        </w:r>
        <w:r w:rsidR="00155745">
          <w:rPr>
            <w:noProof/>
            <w:webHidden/>
          </w:rPr>
          <w:instrText xml:space="preserve"> PAGEREF _Toc232584303 \h </w:instrText>
        </w:r>
        <w:r w:rsidR="00155745">
          <w:rPr>
            <w:noProof/>
            <w:webHidden/>
          </w:rPr>
        </w:r>
        <w:r w:rsidR="00155745">
          <w:rPr>
            <w:noProof/>
            <w:webHidden/>
          </w:rPr>
          <w:fldChar w:fldCharType="separate"/>
        </w:r>
        <w:r w:rsidR="00155745">
          <w:rPr>
            <w:noProof/>
            <w:webHidden/>
          </w:rPr>
          <w:t>25</w:t>
        </w:r>
        <w:r w:rsidR="00155745">
          <w:rPr>
            <w:noProof/>
            <w:webHidden/>
          </w:rPr>
          <w:fldChar w:fldCharType="end"/>
        </w:r>
      </w:hyperlink>
    </w:p>
    <w:p w14:paraId="3CD7F30C" w14:textId="53D38A21" w:rsidR="00155745" w:rsidRDefault="00B549D6">
      <w:pPr>
        <w:pStyle w:val="31"/>
        <w:tabs>
          <w:tab w:val="right" w:leader="dot" w:pos="9628"/>
        </w:tabs>
        <w:rPr>
          <w:rFonts w:asciiTheme="minorHAnsi" w:hAnsiTheme="minorHAnsi"/>
          <w:noProof/>
          <w:color w:val="auto"/>
          <w:sz w:val="22"/>
        </w:rPr>
      </w:pPr>
      <w:hyperlink w:anchor="_Toc232584304" w:history="1">
        <w:r w:rsidR="00155745" w:rsidRPr="00673266">
          <w:rPr>
            <w:rStyle w:val="ad"/>
            <w:noProof/>
          </w:rPr>
          <w:t>1.3.7 Особенности парсинга, выявленные при практической реализации</w:t>
        </w:r>
        <w:r w:rsidR="00155745">
          <w:rPr>
            <w:noProof/>
            <w:webHidden/>
          </w:rPr>
          <w:tab/>
        </w:r>
        <w:r w:rsidR="00155745">
          <w:rPr>
            <w:noProof/>
            <w:webHidden/>
          </w:rPr>
          <w:fldChar w:fldCharType="begin"/>
        </w:r>
        <w:r w:rsidR="00155745">
          <w:rPr>
            <w:noProof/>
            <w:webHidden/>
          </w:rPr>
          <w:instrText xml:space="preserve"> PAGEREF _Toc232584304 \h </w:instrText>
        </w:r>
        <w:r w:rsidR="00155745">
          <w:rPr>
            <w:noProof/>
            <w:webHidden/>
          </w:rPr>
        </w:r>
        <w:r w:rsidR="00155745">
          <w:rPr>
            <w:noProof/>
            <w:webHidden/>
          </w:rPr>
          <w:fldChar w:fldCharType="separate"/>
        </w:r>
        <w:r w:rsidR="00155745">
          <w:rPr>
            <w:noProof/>
            <w:webHidden/>
          </w:rPr>
          <w:t>27</w:t>
        </w:r>
        <w:r w:rsidR="00155745">
          <w:rPr>
            <w:noProof/>
            <w:webHidden/>
          </w:rPr>
          <w:fldChar w:fldCharType="end"/>
        </w:r>
      </w:hyperlink>
    </w:p>
    <w:p w14:paraId="4393F8F6" w14:textId="4F3D604F" w:rsidR="00155745" w:rsidRDefault="00B549D6">
      <w:pPr>
        <w:pStyle w:val="21"/>
        <w:tabs>
          <w:tab w:val="right" w:leader="dot" w:pos="9628"/>
        </w:tabs>
        <w:rPr>
          <w:rFonts w:asciiTheme="minorHAnsi" w:hAnsiTheme="minorHAnsi"/>
          <w:smallCaps w:val="0"/>
          <w:noProof/>
          <w:color w:val="auto"/>
          <w:sz w:val="22"/>
        </w:rPr>
      </w:pPr>
      <w:hyperlink w:anchor="_Toc232584305" w:history="1">
        <w:r w:rsidR="00155745" w:rsidRPr="00673266">
          <w:rPr>
            <w:rStyle w:val="ad"/>
            <w:noProof/>
          </w:rPr>
          <w:t>1.4 Характеристика алгоритмов деривации ключа и шифрования</w:t>
        </w:r>
        <w:r w:rsidR="00155745">
          <w:rPr>
            <w:noProof/>
            <w:webHidden/>
          </w:rPr>
          <w:tab/>
        </w:r>
        <w:r w:rsidR="00155745">
          <w:rPr>
            <w:noProof/>
            <w:webHidden/>
          </w:rPr>
          <w:fldChar w:fldCharType="begin"/>
        </w:r>
        <w:r w:rsidR="00155745">
          <w:rPr>
            <w:noProof/>
            <w:webHidden/>
          </w:rPr>
          <w:instrText xml:space="preserve"> PAGEREF _Toc232584305 \h </w:instrText>
        </w:r>
        <w:r w:rsidR="00155745">
          <w:rPr>
            <w:noProof/>
            <w:webHidden/>
          </w:rPr>
        </w:r>
        <w:r w:rsidR="00155745">
          <w:rPr>
            <w:noProof/>
            <w:webHidden/>
          </w:rPr>
          <w:fldChar w:fldCharType="separate"/>
        </w:r>
        <w:r w:rsidR="00155745">
          <w:rPr>
            <w:noProof/>
            <w:webHidden/>
          </w:rPr>
          <w:t>29</w:t>
        </w:r>
        <w:r w:rsidR="00155745">
          <w:rPr>
            <w:noProof/>
            <w:webHidden/>
          </w:rPr>
          <w:fldChar w:fldCharType="end"/>
        </w:r>
      </w:hyperlink>
    </w:p>
    <w:p w14:paraId="1EC2DAE6" w14:textId="7AF89185" w:rsidR="00155745" w:rsidRDefault="00B549D6">
      <w:pPr>
        <w:pStyle w:val="31"/>
        <w:tabs>
          <w:tab w:val="right" w:leader="dot" w:pos="9628"/>
        </w:tabs>
        <w:rPr>
          <w:rFonts w:asciiTheme="minorHAnsi" w:hAnsiTheme="minorHAnsi"/>
          <w:noProof/>
          <w:color w:val="auto"/>
          <w:sz w:val="22"/>
        </w:rPr>
      </w:pPr>
      <w:hyperlink w:anchor="_Toc232584306" w:history="1">
        <w:r w:rsidR="00155745" w:rsidRPr="00673266">
          <w:rPr>
            <w:rStyle w:val="ad"/>
            <w:noProof/>
          </w:rPr>
          <w:t>1.4.1 Функция деривации ключа (KDF)</w:t>
        </w:r>
        <w:r w:rsidR="00155745">
          <w:rPr>
            <w:noProof/>
            <w:webHidden/>
          </w:rPr>
          <w:tab/>
        </w:r>
        <w:r w:rsidR="00155745">
          <w:rPr>
            <w:noProof/>
            <w:webHidden/>
          </w:rPr>
          <w:fldChar w:fldCharType="begin"/>
        </w:r>
        <w:r w:rsidR="00155745">
          <w:rPr>
            <w:noProof/>
            <w:webHidden/>
          </w:rPr>
          <w:instrText xml:space="preserve"> PAGEREF _Toc232584306 \h </w:instrText>
        </w:r>
        <w:r w:rsidR="00155745">
          <w:rPr>
            <w:noProof/>
            <w:webHidden/>
          </w:rPr>
        </w:r>
        <w:r w:rsidR="00155745">
          <w:rPr>
            <w:noProof/>
            <w:webHidden/>
          </w:rPr>
          <w:fldChar w:fldCharType="separate"/>
        </w:r>
        <w:r w:rsidR="00155745">
          <w:rPr>
            <w:noProof/>
            <w:webHidden/>
          </w:rPr>
          <w:t>29</w:t>
        </w:r>
        <w:r w:rsidR="00155745">
          <w:rPr>
            <w:noProof/>
            <w:webHidden/>
          </w:rPr>
          <w:fldChar w:fldCharType="end"/>
        </w:r>
      </w:hyperlink>
    </w:p>
    <w:p w14:paraId="345461C0" w14:textId="04AE3818" w:rsidR="00155745" w:rsidRDefault="00B549D6">
      <w:pPr>
        <w:pStyle w:val="31"/>
        <w:tabs>
          <w:tab w:val="right" w:leader="dot" w:pos="9628"/>
        </w:tabs>
        <w:rPr>
          <w:rFonts w:asciiTheme="minorHAnsi" w:hAnsiTheme="minorHAnsi"/>
          <w:noProof/>
          <w:color w:val="auto"/>
          <w:sz w:val="22"/>
        </w:rPr>
      </w:pPr>
      <w:hyperlink w:anchor="_Toc232584307" w:history="1">
        <w:r w:rsidR="00155745" w:rsidRPr="00673266">
          <w:rPr>
            <w:rStyle w:val="ad"/>
            <w:noProof/>
          </w:rPr>
          <w:t>1.4.2 Алгоритм шифрования AES-128-CBC</w:t>
        </w:r>
        <w:r w:rsidR="00155745">
          <w:rPr>
            <w:noProof/>
            <w:webHidden/>
          </w:rPr>
          <w:tab/>
        </w:r>
        <w:r w:rsidR="00155745">
          <w:rPr>
            <w:noProof/>
            <w:webHidden/>
          </w:rPr>
          <w:fldChar w:fldCharType="begin"/>
        </w:r>
        <w:r w:rsidR="00155745">
          <w:rPr>
            <w:noProof/>
            <w:webHidden/>
          </w:rPr>
          <w:instrText xml:space="preserve"> PAGEREF _Toc232584307 \h </w:instrText>
        </w:r>
        <w:r w:rsidR="00155745">
          <w:rPr>
            <w:noProof/>
            <w:webHidden/>
          </w:rPr>
        </w:r>
        <w:r w:rsidR="00155745">
          <w:rPr>
            <w:noProof/>
            <w:webHidden/>
          </w:rPr>
          <w:fldChar w:fldCharType="separate"/>
        </w:r>
        <w:r w:rsidR="00155745">
          <w:rPr>
            <w:noProof/>
            <w:webHidden/>
          </w:rPr>
          <w:t>31</w:t>
        </w:r>
        <w:r w:rsidR="00155745">
          <w:rPr>
            <w:noProof/>
            <w:webHidden/>
          </w:rPr>
          <w:fldChar w:fldCharType="end"/>
        </w:r>
      </w:hyperlink>
    </w:p>
    <w:p w14:paraId="2436E56F" w14:textId="0FBAC6D3" w:rsidR="00155745" w:rsidRDefault="00B549D6">
      <w:pPr>
        <w:pStyle w:val="31"/>
        <w:tabs>
          <w:tab w:val="right" w:leader="dot" w:pos="9628"/>
        </w:tabs>
        <w:rPr>
          <w:rFonts w:asciiTheme="minorHAnsi" w:hAnsiTheme="minorHAnsi"/>
          <w:noProof/>
          <w:color w:val="auto"/>
          <w:sz w:val="22"/>
        </w:rPr>
      </w:pPr>
      <w:hyperlink w:anchor="_Toc232584308" w:history="1">
        <w:r w:rsidR="00155745" w:rsidRPr="00673266">
          <w:rPr>
            <w:rStyle w:val="ad"/>
            <w:noProof/>
          </w:rPr>
          <w:t>1.4.3 Особенности режима CBC и детерминированный IV</w:t>
        </w:r>
        <w:r w:rsidR="00155745">
          <w:rPr>
            <w:noProof/>
            <w:webHidden/>
          </w:rPr>
          <w:tab/>
        </w:r>
        <w:r w:rsidR="00155745">
          <w:rPr>
            <w:noProof/>
            <w:webHidden/>
          </w:rPr>
          <w:fldChar w:fldCharType="begin"/>
        </w:r>
        <w:r w:rsidR="00155745">
          <w:rPr>
            <w:noProof/>
            <w:webHidden/>
          </w:rPr>
          <w:instrText xml:space="preserve"> PAGEREF _Toc232584308 \h </w:instrText>
        </w:r>
        <w:r w:rsidR="00155745">
          <w:rPr>
            <w:noProof/>
            <w:webHidden/>
          </w:rPr>
        </w:r>
        <w:r w:rsidR="00155745">
          <w:rPr>
            <w:noProof/>
            <w:webHidden/>
          </w:rPr>
          <w:fldChar w:fldCharType="separate"/>
        </w:r>
        <w:r w:rsidR="00155745">
          <w:rPr>
            <w:noProof/>
            <w:webHidden/>
          </w:rPr>
          <w:t>32</w:t>
        </w:r>
        <w:r w:rsidR="00155745">
          <w:rPr>
            <w:noProof/>
            <w:webHidden/>
          </w:rPr>
          <w:fldChar w:fldCharType="end"/>
        </w:r>
      </w:hyperlink>
    </w:p>
    <w:p w14:paraId="690C8F44" w14:textId="0FD76F05" w:rsidR="00155745" w:rsidRDefault="00B549D6">
      <w:pPr>
        <w:pStyle w:val="31"/>
        <w:tabs>
          <w:tab w:val="right" w:leader="dot" w:pos="9628"/>
        </w:tabs>
        <w:rPr>
          <w:rFonts w:asciiTheme="minorHAnsi" w:hAnsiTheme="minorHAnsi"/>
          <w:noProof/>
          <w:color w:val="auto"/>
          <w:sz w:val="22"/>
        </w:rPr>
      </w:pPr>
      <w:hyperlink w:anchor="_Toc232584309" w:history="1">
        <w:r w:rsidR="00155745" w:rsidRPr="00673266">
          <w:rPr>
            <w:rStyle w:val="ad"/>
            <w:noProof/>
          </w:rPr>
          <w:t>1.4.4 Сравнительная оценка криптографической стойкости</w:t>
        </w:r>
        <w:r w:rsidR="00155745">
          <w:rPr>
            <w:noProof/>
            <w:webHidden/>
          </w:rPr>
          <w:tab/>
        </w:r>
        <w:r w:rsidR="00155745">
          <w:rPr>
            <w:noProof/>
            <w:webHidden/>
          </w:rPr>
          <w:fldChar w:fldCharType="begin"/>
        </w:r>
        <w:r w:rsidR="00155745">
          <w:rPr>
            <w:noProof/>
            <w:webHidden/>
          </w:rPr>
          <w:instrText xml:space="preserve"> PAGEREF _Toc232584309 \h </w:instrText>
        </w:r>
        <w:r w:rsidR="00155745">
          <w:rPr>
            <w:noProof/>
            <w:webHidden/>
          </w:rPr>
        </w:r>
        <w:r w:rsidR="00155745">
          <w:rPr>
            <w:noProof/>
            <w:webHidden/>
          </w:rPr>
          <w:fldChar w:fldCharType="separate"/>
        </w:r>
        <w:r w:rsidR="00155745">
          <w:rPr>
            <w:noProof/>
            <w:webHidden/>
          </w:rPr>
          <w:t>33</w:t>
        </w:r>
        <w:r w:rsidR="00155745">
          <w:rPr>
            <w:noProof/>
            <w:webHidden/>
          </w:rPr>
          <w:fldChar w:fldCharType="end"/>
        </w:r>
      </w:hyperlink>
    </w:p>
    <w:p w14:paraId="21E10988" w14:textId="1B894E4F" w:rsidR="00155745" w:rsidRDefault="00B549D6">
      <w:pPr>
        <w:pStyle w:val="31"/>
        <w:tabs>
          <w:tab w:val="right" w:leader="dot" w:pos="9628"/>
        </w:tabs>
        <w:rPr>
          <w:rFonts w:asciiTheme="minorHAnsi" w:hAnsiTheme="minorHAnsi"/>
          <w:noProof/>
          <w:color w:val="auto"/>
          <w:sz w:val="22"/>
        </w:rPr>
      </w:pPr>
      <w:hyperlink w:anchor="_Toc232584310" w:history="1">
        <w:r w:rsidR="00155745" w:rsidRPr="00673266">
          <w:rPr>
            <w:rStyle w:val="ad"/>
            <w:noProof/>
          </w:rPr>
          <w:t>1.4.5 Корреляция с моделью угроз</w:t>
        </w:r>
        <w:r w:rsidR="00155745">
          <w:rPr>
            <w:noProof/>
            <w:webHidden/>
          </w:rPr>
          <w:tab/>
        </w:r>
        <w:r w:rsidR="00155745">
          <w:rPr>
            <w:noProof/>
            <w:webHidden/>
          </w:rPr>
          <w:fldChar w:fldCharType="begin"/>
        </w:r>
        <w:r w:rsidR="00155745">
          <w:rPr>
            <w:noProof/>
            <w:webHidden/>
          </w:rPr>
          <w:instrText xml:space="preserve"> PAGEREF _Toc232584310 \h </w:instrText>
        </w:r>
        <w:r w:rsidR="00155745">
          <w:rPr>
            <w:noProof/>
            <w:webHidden/>
          </w:rPr>
        </w:r>
        <w:r w:rsidR="00155745">
          <w:rPr>
            <w:noProof/>
            <w:webHidden/>
          </w:rPr>
          <w:fldChar w:fldCharType="separate"/>
        </w:r>
        <w:r w:rsidR="00155745">
          <w:rPr>
            <w:noProof/>
            <w:webHidden/>
          </w:rPr>
          <w:t>34</w:t>
        </w:r>
        <w:r w:rsidR="00155745">
          <w:rPr>
            <w:noProof/>
            <w:webHidden/>
          </w:rPr>
          <w:fldChar w:fldCharType="end"/>
        </w:r>
      </w:hyperlink>
    </w:p>
    <w:p w14:paraId="51377A7A" w14:textId="3CE55BA2" w:rsidR="00155745" w:rsidRDefault="00B549D6">
      <w:pPr>
        <w:pStyle w:val="11"/>
        <w:tabs>
          <w:tab w:val="right" w:leader="dot" w:pos="9628"/>
        </w:tabs>
        <w:rPr>
          <w:rFonts w:asciiTheme="minorHAnsi" w:hAnsiTheme="minorHAnsi"/>
          <w:b w:val="0"/>
          <w:smallCaps w:val="0"/>
          <w:noProof/>
          <w:color w:val="auto"/>
          <w:sz w:val="22"/>
        </w:rPr>
      </w:pPr>
      <w:hyperlink w:anchor="_Toc232584311" w:history="1">
        <w:r w:rsidR="00155745" w:rsidRPr="00673266">
          <w:rPr>
            <w:rStyle w:val="ad"/>
            <w:noProof/>
          </w:rPr>
          <w:t>2 Реализация и тестирование инструмента анализа файла login.keyring</w:t>
        </w:r>
        <w:r w:rsidR="00155745">
          <w:rPr>
            <w:noProof/>
            <w:webHidden/>
          </w:rPr>
          <w:tab/>
        </w:r>
        <w:r w:rsidR="00155745">
          <w:rPr>
            <w:noProof/>
            <w:webHidden/>
          </w:rPr>
          <w:fldChar w:fldCharType="begin"/>
        </w:r>
        <w:r w:rsidR="00155745">
          <w:rPr>
            <w:noProof/>
            <w:webHidden/>
          </w:rPr>
          <w:instrText xml:space="preserve"> PAGEREF _Toc232584311 \h </w:instrText>
        </w:r>
        <w:r w:rsidR="00155745">
          <w:rPr>
            <w:noProof/>
            <w:webHidden/>
          </w:rPr>
        </w:r>
        <w:r w:rsidR="00155745">
          <w:rPr>
            <w:noProof/>
            <w:webHidden/>
          </w:rPr>
          <w:fldChar w:fldCharType="separate"/>
        </w:r>
        <w:r w:rsidR="00155745">
          <w:rPr>
            <w:noProof/>
            <w:webHidden/>
          </w:rPr>
          <w:t>37</w:t>
        </w:r>
        <w:r w:rsidR="00155745">
          <w:rPr>
            <w:noProof/>
            <w:webHidden/>
          </w:rPr>
          <w:fldChar w:fldCharType="end"/>
        </w:r>
      </w:hyperlink>
    </w:p>
    <w:p w14:paraId="58626C84" w14:textId="12F8D102" w:rsidR="00155745" w:rsidRDefault="00B549D6">
      <w:pPr>
        <w:pStyle w:val="21"/>
        <w:tabs>
          <w:tab w:val="right" w:leader="dot" w:pos="9628"/>
        </w:tabs>
        <w:rPr>
          <w:rFonts w:asciiTheme="minorHAnsi" w:hAnsiTheme="minorHAnsi"/>
          <w:smallCaps w:val="0"/>
          <w:noProof/>
          <w:color w:val="auto"/>
          <w:sz w:val="22"/>
        </w:rPr>
      </w:pPr>
      <w:hyperlink w:anchor="_Toc232584314" w:history="1">
        <w:r w:rsidR="00155745" w:rsidRPr="00673266">
          <w:rPr>
            <w:rStyle w:val="ad"/>
            <w:noProof/>
          </w:rPr>
          <w:t>2.1 Архитектура и реализация инструмента</w:t>
        </w:r>
        <w:r w:rsidR="00155745">
          <w:rPr>
            <w:noProof/>
            <w:webHidden/>
          </w:rPr>
          <w:tab/>
        </w:r>
        <w:r w:rsidR="00155745">
          <w:rPr>
            <w:noProof/>
            <w:webHidden/>
          </w:rPr>
          <w:fldChar w:fldCharType="begin"/>
        </w:r>
        <w:r w:rsidR="00155745">
          <w:rPr>
            <w:noProof/>
            <w:webHidden/>
          </w:rPr>
          <w:instrText xml:space="preserve"> PAGEREF _Toc232584314 \h </w:instrText>
        </w:r>
        <w:r w:rsidR="00155745">
          <w:rPr>
            <w:noProof/>
            <w:webHidden/>
          </w:rPr>
        </w:r>
        <w:r w:rsidR="00155745">
          <w:rPr>
            <w:noProof/>
            <w:webHidden/>
          </w:rPr>
          <w:fldChar w:fldCharType="separate"/>
        </w:r>
        <w:r w:rsidR="00155745">
          <w:rPr>
            <w:noProof/>
            <w:webHidden/>
          </w:rPr>
          <w:t>37</w:t>
        </w:r>
        <w:r w:rsidR="00155745">
          <w:rPr>
            <w:noProof/>
            <w:webHidden/>
          </w:rPr>
          <w:fldChar w:fldCharType="end"/>
        </w:r>
      </w:hyperlink>
    </w:p>
    <w:p w14:paraId="52E9E7C2" w14:textId="5669A684" w:rsidR="00155745" w:rsidRDefault="00B549D6">
      <w:pPr>
        <w:pStyle w:val="31"/>
        <w:tabs>
          <w:tab w:val="right" w:leader="dot" w:pos="9628"/>
        </w:tabs>
        <w:rPr>
          <w:rFonts w:asciiTheme="minorHAnsi" w:hAnsiTheme="minorHAnsi"/>
          <w:noProof/>
          <w:color w:val="auto"/>
          <w:sz w:val="22"/>
        </w:rPr>
      </w:pPr>
      <w:hyperlink w:anchor="_Toc232584315" w:history="1">
        <w:r w:rsidR="00155745" w:rsidRPr="00673266">
          <w:rPr>
            <w:rStyle w:val="ad"/>
            <w:noProof/>
          </w:rPr>
          <w:t>2.1.1 Модели данных</w:t>
        </w:r>
        <w:r w:rsidR="00155745">
          <w:rPr>
            <w:noProof/>
            <w:webHidden/>
          </w:rPr>
          <w:tab/>
        </w:r>
        <w:r w:rsidR="00155745">
          <w:rPr>
            <w:noProof/>
            <w:webHidden/>
          </w:rPr>
          <w:fldChar w:fldCharType="begin"/>
        </w:r>
        <w:r w:rsidR="00155745">
          <w:rPr>
            <w:noProof/>
            <w:webHidden/>
          </w:rPr>
          <w:instrText xml:space="preserve"> PAGEREF _Toc232584315 \h </w:instrText>
        </w:r>
        <w:r w:rsidR="00155745">
          <w:rPr>
            <w:noProof/>
            <w:webHidden/>
          </w:rPr>
        </w:r>
        <w:r w:rsidR="00155745">
          <w:rPr>
            <w:noProof/>
            <w:webHidden/>
          </w:rPr>
          <w:fldChar w:fldCharType="separate"/>
        </w:r>
        <w:r w:rsidR="00155745">
          <w:rPr>
            <w:noProof/>
            <w:webHidden/>
          </w:rPr>
          <w:t>37</w:t>
        </w:r>
        <w:r w:rsidR="00155745">
          <w:rPr>
            <w:noProof/>
            <w:webHidden/>
          </w:rPr>
          <w:fldChar w:fldCharType="end"/>
        </w:r>
      </w:hyperlink>
    </w:p>
    <w:p w14:paraId="726CD537" w14:textId="376F6871" w:rsidR="00155745" w:rsidRDefault="00B549D6">
      <w:pPr>
        <w:pStyle w:val="31"/>
        <w:tabs>
          <w:tab w:val="right" w:leader="dot" w:pos="9628"/>
        </w:tabs>
        <w:rPr>
          <w:rFonts w:asciiTheme="minorHAnsi" w:hAnsiTheme="minorHAnsi"/>
          <w:noProof/>
          <w:color w:val="auto"/>
          <w:sz w:val="22"/>
        </w:rPr>
      </w:pPr>
      <w:hyperlink w:anchor="_Toc232584316" w:history="1">
        <w:r w:rsidR="00155745" w:rsidRPr="00673266">
          <w:rPr>
            <w:rStyle w:val="ad"/>
            <w:noProof/>
          </w:rPr>
          <w:t>2.1.2 Программа разбора бинарного формата</w:t>
        </w:r>
        <w:r w:rsidR="00155745">
          <w:rPr>
            <w:noProof/>
            <w:webHidden/>
          </w:rPr>
          <w:tab/>
        </w:r>
        <w:r w:rsidR="00155745">
          <w:rPr>
            <w:noProof/>
            <w:webHidden/>
          </w:rPr>
          <w:fldChar w:fldCharType="begin"/>
        </w:r>
        <w:r w:rsidR="00155745">
          <w:rPr>
            <w:noProof/>
            <w:webHidden/>
          </w:rPr>
          <w:instrText xml:space="preserve"> PAGEREF _Toc232584316 \h </w:instrText>
        </w:r>
        <w:r w:rsidR="00155745">
          <w:rPr>
            <w:noProof/>
            <w:webHidden/>
          </w:rPr>
        </w:r>
        <w:r w:rsidR="00155745">
          <w:rPr>
            <w:noProof/>
            <w:webHidden/>
          </w:rPr>
          <w:fldChar w:fldCharType="separate"/>
        </w:r>
        <w:r w:rsidR="00155745">
          <w:rPr>
            <w:noProof/>
            <w:webHidden/>
          </w:rPr>
          <w:t>39</w:t>
        </w:r>
        <w:r w:rsidR="00155745">
          <w:rPr>
            <w:noProof/>
            <w:webHidden/>
          </w:rPr>
          <w:fldChar w:fldCharType="end"/>
        </w:r>
      </w:hyperlink>
    </w:p>
    <w:p w14:paraId="543C93B8" w14:textId="47319CE3" w:rsidR="00155745" w:rsidRDefault="00B549D6">
      <w:pPr>
        <w:pStyle w:val="11"/>
        <w:tabs>
          <w:tab w:val="right" w:leader="dot" w:pos="9628"/>
        </w:tabs>
        <w:rPr>
          <w:rFonts w:asciiTheme="minorHAnsi" w:hAnsiTheme="minorHAnsi"/>
          <w:b w:val="0"/>
          <w:smallCaps w:val="0"/>
          <w:noProof/>
          <w:color w:val="auto"/>
          <w:sz w:val="22"/>
        </w:rPr>
      </w:pPr>
      <w:hyperlink w:anchor="_Toc232584317" w:history="1">
        <w:r w:rsidR="00155745" w:rsidRPr="00673266">
          <w:rPr>
            <w:rStyle w:val="ad"/>
            <w:noProof/>
          </w:rPr>
          <w:t>Список источников</w:t>
        </w:r>
        <w:r w:rsidR="00155745">
          <w:rPr>
            <w:noProof/>
            <w:webHidden/>
          </w:rPr>
          <w:tab/>
        </w:r>
        <w:r w:rsidR="00155745">
          <w:rPr>
            <w:noProof/>
            <w:webHidden/>
          </w:rPr>
          <w:fldChar w:fldCharType="begin"/>
        </w:r>
        <w:r w:rsidR="00155745">
          <w:rPr>
            <w:noProof/>
            <w:webHidden/>
          </w:rPr>
          <w:instrText xml:space="preserve"> PAGEREF _Toc232584317 \h </w:instrText>
        </w:r>
        <w:r w:rsidR="00155745">
          <w:rPr>
            <w:noProof/>
            <w:webHidden/>
          </w:rPr>
        </w:r>
        <w:r w:rsidR="00155745">
          <w:rPr>
            <w:noProof/>
            <w:webHidden/>
          </w:rPr>
          <w:fldChar w:fldCharType="separate"/>
        </w:r>
        <w:r w:rsidR="00155745">
          <w:rPr>
            <w:noProof/>
            <w:webHidden/>
          </w:rPr>
          <w:t>45</w:t>
        </w:r>
        <w:r w:rsidR="00155745">
          <w:rPr>
            <w:noProof/>
            <w:webHidden/>
          </w:rPr>
          <w:fldChar w:fldCharType="end"/>
        </w:r>
      </w:hyperlink>
    </w:p>
    <w:p w14:paraId="32FBD3AF" w14:textId="539A9B5D" w:rsidR="00155745" w:rsidRDefault="00B549D6">
      <w:pPr>
        <w:pStyle w:val="11"/>
        <w:tabs>
          <w:tab w:val="right" w:leader="dot" w:pos="9628"/>
        </w:tabs>
        <w:rPr>
          <w:rFonts w:asciiTheme="minorHAnsi" w:hAnsiTheme="minorHAnsi"/>
          <w:b w:val="0"/>
          <w:smallCaps w:val="0"/>
          <w:noProof/>
          <w:color w:val="auto"/>
          <w:sz w:val="22"/>
        </w:rPr>
      </w:pPr>
      <w:hyperlink w:anchor="_Toc232584318" w:history="1">
        <w:r w:rsidR="00155745" w:rsidRPr="00673266">
          <w:rPr>
            <w:rStyle w:val="ad"/>
            <w:noProof/>
          </w:rPr>
          <w:t>Приложение А Заголовок приложения А</w:t>
        </w:r>
        <w:r w:rsidR="00155745">
          <w:rPr>
            <w:noProof/>
            <w:webHidden/>
          </w:rPr>
          <w:tab/>
        </w:r>
        <w:r w:rsidR="00155745">
          <w:rPr>
            <w:noProof/>
            <w:webHidden/>
          </w:rPr>
          <w:fldChar w:fldCharType="begin"/>
        </w:r>
        <w:r w:rsidR="00155745">
          <w:rPr>
            <w:noProof/>
            <w:webHidden/>
          </w:rPr>
          <w:instrText xml:space="preserve"> PAGEREF _Toc232584318 \h </w:instrText>
        </w:r>
        <w:r w:rsidR="00155745">
          <w:rPr>
            <w:noProof/>
            <w:webHidden/>
          </w:rPr>
        </w:r>
        <w:r w:rsidR="00155745">
          <w:rPr>
            <w:noProof/>
            <w:webHidden/>
          </w:rPr>
          <w:fldChar w:fldCharType="separate"/>
        </w:r>
        <w:r w:rsidR="00155745">
          <w:rPr>
            <w:noProof/>
            <w:webHidden/>
          </w:rPr>
          <w:t>46</w:t>
        </w:r>
        <w:r w:rsidR="00155745">
          <w:rPr>
            <w:noProof/>
            <w:webHidden/>
          </w:rPr>
          <w:fldChar w:fldCharType="end"/>
        </w:r>
      </w:hyperlink>
    </w:p>
    <w:p w14:paraId="0992286E" w14:textId="01F4B240" w:rsidR="008773BE" w:rsidRDefault="00712F36" w:rsidP="00712F36">
      <w:pPr>
        <w:suppressAutoHyphens w:val="0"/>
        <w:spacing w:after="200" w:line="276" w:lineRule="auto"/>
        <w:ind w:firstLine="0"/>
        <w:jc w:val="left"/>
        <w:rPr>
          <w:rFonts w:eastAsia="Times New Roman"/>
        </w:rPr>
      </w:pPr>
      <w:r>
        <w:rPr>
          <w:b/>
          <w:smallCaps/>
        </w:rPr>
        <w:fldChar w:fldCharType="end"/>
      </w:r>
    </w:p>
    <w:p w14:paraId="0C9679E4" w14:textId="3EAABA18" w:rsidR="008773BE" w:rsidRPr="008773BE" w:rsidRDefault="008773BE" w:rsidP="005E4319">
      <w:pPr>
        <w:pStyle w:val="1"/>
        <w:rPr>
          <w:rFonts w:eastAsia="Times New Roman"/>
        </w:rPr>
      </w:pPr>
      <w:bookmarkStart w:id="0" w:name="_Toc232584285"/>
      <w:r>
        <w:rPr>
          <w:rFonts w:eastAsia="Times New Roman"/>
        </w:rPr>
        <w:lastRenderedPageBreak/>
        <w:t>Введение</w:t>
      </w:r>
      <w:bookmarkEnd w:id="0"/>
    </w:p>
    <w:p w14:paraId="510D8A0B" w14:textId="77777777" w:rsidR="00483E4A" w:rsidRDefault="003F36FB" w:rsidP="003F36FB">
      <w:pPr>
        <w:rPr>
          <w:ins w:id="1" w:author="anonymous" w:date="2026-06-18T17:17:00Z"/>
        </w:rPr>
      </w:pPr>
      <w:r>
        <w:rPr>
          <w:rFonts w:eastAsia="Times New Roman"/>
        </w:rPr>
        <w:t>Обеспечение безопасного хранения учётных данных является одной из ключевых задач в области защиты информации. В операционных системах</w:t>
      </w:r>
      <w:r w:rsidR="003B1AEA">
        <w:rPr>
          <w:rFonts w:eastAsia="Times New Roman"/>
        </w:rPr>
        <w:t xml:space="preserve"> (ОС)</w:t>
      </w:r>
      <w:r>
        <w:rPr>
          <w:rFonts w:eastAsia="Times New Roman"/>
        </w:rPr>
        <w:t xml:space="preserve"> семейства Linux широко применяется подсистема GNOME </w:t>
      </w:r>
      <w:proofErr w:type="spellStart"/>
      <w:r>
        <w:rPr>
          <w:rFonts w:eastAsia="Times New Roman"/>
        </w:rPr>
        <w:t>Keyring</w:t>
      </w:r>
      <w:proofErr w:type="spellEnd"/>
      <w:r>
        <w:rPr>
          <w:rFonts w:eastAsia="Times New Roman"/>
        </w:rPr>
        <w:t xml:space="preserve"> </w:t>
      </w:r>
      <w:r w:rsidR="00712F36">
        <w:rPr>
          <w:rFonts w:eastAsia="Times New Roman"/>
        </w:rPr>
        <w:t xml:space="preserve">– </w:t>
      </w:r>
      <w:r>
        <w:rPr>
          <w:rFonts w:eastAsia="Times New Roman"/>
        </w:rPr>
        <w:t xml:space="preserve">компонент рабочего окружения GNOME, предназначенный для централизованного хранения паролей, ключей и сертификатов. </w:t>
      </w:r>
      <w:r w:rsidR="00CF0724">
        <w:t xml:space="preserve">Несмотря на повсеместное распространение инструмента, вопросы практической безопасности его реализации остаются недостаточно изученными: документация по форматам хранения и алгоритмам шифрования фрагментирована, а ключевые сведения о структуре файла и криптографических примитивах содержатся преимущественно </w:t>
      </w:r>
      <w:commentRangeStart w:id="2"/>
      <w:r w:rsidR="00CF0724">
        <w:t>в исходном коде и архитектурной документации проекта</w:t>
      </w:r>
      <w:commentRangeEnd w:id="2"/>
      <w:r w:rsidR="00483E4A">
        <w:rPr>
          <w:rStyle w:val="afc"/>
        </w:rPr>
        <w:commentReference w:id="2"/>
      </w:r>
      <w:r w:rsidR="00CF0724">
        <w:t>.</w:t>
      </w:r>
    </w:p>
    <w:p w14:paraId="56F296BA" w14:textId="316028E4" w:rsidR="003F36FB" w:rsidRPr="0036790D" w:rsidRDefault="00CF0724" w:rsidP="003F36FB">
      <w:pPr>
        <w:rPr>
          <w:rFonts w:eastAsia="Times New Roman"/>
        </w:rPr>
      </w:pPr>
      <w:del w:id="3" w:author="anonymous" w:date="2026-06-18T17:17:00Z">
        <w:r w:rsidDel="00483E4A">
          <w:delText xml:space="preserve"> </w:delText>
        </w:r>
      </w:del>
      <w:r>
        <w:t xml:space="preserve">Так, в </w:t>
      </w:r>
      <w:proofErr w:type="spellStart"/>
      <w:r>
        <w:t>security</w:t>
      </w:r>
      <w:proofErr w:type="spellEnd"/>
      <w:r>
        <w:t xml:space="preserve"> FAQ признаётся отсутствие в используемом формате стандартного механизма деривации ключей PBKDF2, хотя его внедрение заявлено как перспективное для нового формата. Кроме того, известна задокументированная уязвимость CVE-2018-19358</w:t>
      </w:r>
      <w:r w:rsidR="0034041E" w:rsidRPr="0034041E">
        <w:t xml:space="preserve"> [</w:t>
      </w:r>
      <w:r w:rsidR="0034041E">
        <w:fldChar w:fldCharType="begin"/>
      </w:r>
      <w:r w:rsidR="0034041E">
        <w:instrText xml:space="preserve"> REF ref4 \r \h </w:instrText>
      </w:r>
      <w:r w:rsidR="0034041E">
        <w:fldChar w:fldCharType="separate"/>
      </w:r>
      <w:r w:rsidR="0034041E">
        <w:t>4</w:t>
      </w:r>
      <w:r w:rsidR="0034041E">
        <w:fldChar w:fldCharType="end"/>
      </w:r>
      <w:r w:rsidR="0034041E" w:rsidRPr="0034041E">
        <w:t>]</w:t>
      </w:r>
      <w:r>
        <w:t>: при разблокированном хранилище любое приложение может прочитать секрет, поскольку механизмы защиты D-</w:t>
      </w:r>
      <w:proofErr w:type="spellStart"/>
      <w:r>
        <w:t>Bus</w:t>
      </w:r>
      <w:proofErr w:type="spellEnd"/>
      <w:r>
        <w:t xml:space="preserve"> по умолчанию не используются и легко обходятся. Эти факторы </w:t>
      </w:r>
      <w:commentRangeStart w:id="4"/>
      <w:r>
        <w:t>-</w:t>
      </w:r>
      <w:commentRangeEnd w:id="4"/>
      <w:r w:rsidR="00483E4A">
        <w:rPr>
          <w:rStyle w:val="afc"/>
        </w:rPr>
        <w:commentReference w:id="4"/>
      </w:r>
      <w:r>
        <w:t xml:space="preserve"> разрозненность документации и расхождение между декларируемой и фактической моделью безопасности </w:t>
      </w:r>
      <w:r w:rsidR="007B77B6">
        <w:t>-</w:t>
      </w:r>
      <w:r>
        <w:t xml:space="preserve"> затрудняют систематический анализ инструмента сторонними исследователями.</w:t>
      </w:r>
    </w:p>
    <w:p w14:paraId="040C38E8" w14:textId="538607F5" w:rsidR="0036790D" w:rsidRDefault="00CA149B" w:rsidP="003F36FB">
      <w:r>
        <w:t xml:space="preserve">Учитывая, что GNOME </w:t>
      </w:r>
      <w:proofErr w:type="spellStart"/>
      <w:r>
        <w:t>Keyring</w:t>
      </w:r>
      <w:proofErr w:type="spellEnd"/>
      <w:r>
        <w:t xml:space="preserve"> хранит секреты в зашифрованном виде с использованием ключа, производного от мастер-пароля пользователя, безопасность всей системы фактически сводится к защищённости этого ключа и файла хранилища. Утечка мастер-пароля или компрометация файла хранилища может привести к раскрытию всей совокупности хранимых секретов пользователя. В связи с этим анализ механизмов защиты GNOME </w:t>
      </w:r>
      <w:proofErr w:type="spellStart"/>
      <w:r>
        <w:t>Keyring</w:t>
      </w:r>
      <w:proofErr w:type="spellEnd"/>
      <w:r>
        <w:t xml:space="preserve"> представляет практическую ценность для специалистов по информационной безопасности, проводящих аудиты Linux-инфраструктур, и для разработчиков, использующих </w:t>
      </w:r>
      <w:del w:id="5" w:author="anonymous" w:date="2026-06-18T17:19:00Z">
        <w:r w:rsidDel="00483E4A">
          <w:delText xml:space="preserve">данный </w:delText>
        </w:r>
      </w:del>
      <w:r>
        <w:t>инструмент в своих приложениях.</w:t>
      </w:r>
    </w:p>
    <w:p w14:paraId="0478E758" w14:textId="07AF5C0C" w:rsidR="00712F36" w:rsidRDefault="003F36FB" w:rsidP="00712F36">
      <w:pPr>
        <w:rPr>
          <w:ins w:id="6" w:author="anonymous" w:date="2026-05-28T11:45:00Z"/>
          <w:rFonts w:eastAsia="Times New Roman" w:cs="Times New Roman"/>
          <w:szCs w:val="28"/>
        </w:rPr>
      </w:pPr>
      <w:r>
        <w:rPr>
          <w:rFonts w:eastAsia="Times New Roman"/>
        </w:rPr>
        <w:lastRenderedPageBreak/>
        <w:t xml:space="preserve">Целью настоящей курсовой работы является проведение аудита безопасности GNOME </w:t>
      </w:r>
      <w:proofErr w:type="spellStart"/>
      <w:r>
        <w:rPr>
          <w:rFonts w:eastAsia="Times New Roman"/>
        </w:rPr>
        <w:t>Keyring</w:t>
      </w:r>
      <w:proofErr w:type="spellEnd"/>
      <w:r>
        <w:rPr>
          <w:rFonts w:eastAsia="Times New Roman"/>
        </w:rPr>
        <w:t xml:space="preserve"> путём анализа формата хранилища, алгоритмов шифрования и реализации макета инструмента для чтения, декодирования и верификации зашифрованных данных </w:t>
      </w:r>
      <w:proofErr w:type="gramStart"/>
      <w:r>
        <w:rPr>
          <w:rFonts w:eastAsia="Times New Roman"/>
        </w:rPr>
        <w:t>файла .</w:t>
      </w:r>
      <w:proofErr w:type="spellStart"/>
      <w:r>
        <w:rPr>
          <w:rFonts w:eastAsia="Times New Roman"/>
        </w:rPr>
        <w:t>keyring</w:t>
      </w:r>
      <w:proofErr w:type="spellEnd"/>
      <w:proofErr w:type="gramEnd"/>
      <w:r>
        <w:rPr>
          <w:rFonts w:eastAsia="Times New Roman"/>
        </w:rPr>
        <w:t>.</w:t>
      </w:r>
    </w:p>
    <w:p w14:paraId="4A0C0B18" w14:textId="16382F3D" w:rsidR="003F36FB" w:rsidRDefault="003F36FB" w:rsidP="0036790D">
      <w:r>
        <w:rPr>
          <w:rFonts w:eastAsia="Times New Roman" w:cs="Times New Roman"/>
          <w:szCs w:val="28"/>
        </w:rPr>
        <w:t>Для достижения поставленной цели необходимо решить следующие задачи:</w:t>
      </w:r>
    </w:p>
    <w:p w14:paraId="4B12681E" w14:textId="77777777" w:rsidR="003F36FB" w:rsidRPr="009037F1" w:rsidRDefault="003F36FB" w:rsidP="0036790D">
      <w:pPr>
        <w:pStyle w:val="a"/>
        <w:tabs>
          <w:tab w:val="left" w:pos="851"/>
        </w:tabs>
        <w:ind w:left="0" w:firstLine="567"/>
      </w:pPr>
      <w:r w:rsidRPr="009037F1">
        <w:t xml:space="preserve">Анализ архитектуры GNOME </w:t>
      </w:r>
      <w:proofErr w:type="spellStart"/>
      <w:r w:rsidRPr="009037F1">
        <w:t>Keyring</w:t>
      </w:r>
      <w:proofErr w:type="spellEnd"/>
      <w:r w:rsidRPr="009037F1">
        <w:t xml:space="preserve"> и сравнительный обзор менеджеров паролей в Linux-системах.</w:t>
      </w:r>
    </w:p>
    <w:p w14:paraId="1C311CEB" w14:textId="77777777" w:rsidR="003F36FB" w:rsidRDefault="003F36FB" w:rsidP="0036790D">
      <w:pPr>
        <w:pStyle w:val="a"/>
        <w:tabs>
          <w:tab w:val="left" w:pos="851"/>
        </w:tabs>
        <w:ind w:left="0" w:firstLine="567"/>
      </w:pPr>
      <w:r w:rsidRPr="009037F1">
        <w:t xml:space="preserve">Разбор бинарного формата </w:t>
      </w:r>
      <w:proofErr w:type="gramStart"/>
      <w:r w:rsidRPr="009037F1">
        <w:t>файла .</w:t>
      </w:r>
      <w:proofErr w:type="spellStart"/>
      <w:r w:rsidRPr="009037F1">
        <w:t>keyring</w:t>
      </w:r>
      <w:proofErr w:type="spellEnd"/>
      <w:proofErr w:type="gramEnd"/>
      <w:r w:rsidRPr="009037F1">
        <w:t>: составление спецификации структуры заголовка, полей метаданных и зашифрованных блоков.</w:t>
      </w:r>
    </w:p>
    <w:p w14:paraId="232F2AEE" w14:textId="77777777" w:rsidR="003F36FB" w:rsidRDefault="003F36FB" w:rsidP="0036790D">
      <w:pPr>
        <w:pStyle w:val="a"/>
        <w:tabs>
          <w:tab w:val="left" w:pos="851"/>
        </w:tabs>
        <w:ind w:left="0" w:firstLine="567"/>
      </w:pPr>
      <w:r w:rsidRPr="009037F1">
        <w:t xml:space="preserve">Анализ алгоритмов деривации ключа (KDF) и шифрования, применяемых в GNOME </w:t>
      </w:r>
      <w:proofErr w:type="spellStart"/>
      <w:r w:rsidRPr="009037F1">
        <w:t>Keyring</w:t>
      </w:r>
      <w:proofErr w:type="spellEnd"/>
      <w:r w:rsidRPr="009037F1">
        <w:t>.</w:t>
      </w:r>
    </w:p>
    <w:p w14:paraId="638EB1D8" w14:textId="77777777" w:rsidR="003F36FB" w:rsidRDefault="003F36FB" w:rsidP="0036790D">
      <w:pPr>
        <w:pStyle w:val="a"/>
        <w:tabs>
          <w:tab w:val="left" w:pos="851"/>
        </w:tabs>
        <w:ind w:left="0" w:firstLine="567"/>
      </w:pPr>
      <w:r w:rsidRPr="00A94B6F">
        <w:t xml:space="preserve">Разработка архитектуры и реализация макета инструмента для чтения, декодирования и расшифровки </w:t>
      </w:r>
      <w:proofErr w:type="gramStart"/>
      <w:r w:rsidRPr="00A94B6F">
        <w:t>файла .</w:t>
      </w:r>
      <w:proofErr w:type="spellStart"/>
      <w:r w:rsidRPr="00A94B6F">
        <w:t>keyring</w:t>
      </w:r>
      <w:proofErr w:type="spellEnd"/>
      <w:proofErr w:type="gramEnd"/>
      <w:r w:rsidRPr="00A94B6F">
        <w:t xml:space="preserve"> при наличии известного мастер-пароля.</w:t>
      </w:r>
    </w:p>
    <w:p w14:paraId="74498CF3" w14:textId="77777777" w:rsidR="003F36FB" w:rsidRDefault="003F36FB" w:rsidP="0036790D">
      <w:pPr>
        <w:pStyle w:val="a"/>
        <w:tabs>
          <w:tab w:val="left" w:pos="851"/>
        </w:tabs>
        <w:ind w:left="0" w:firstLine="567"/>
      </w:pPr>
      <w:r w:rsidRPr="00A94B6F">
        <w:t>Тестирование макета инструмента на корректность расшифровки с использованием эталонных тестовых данных.</w:t>
      </w:r>
    </w:p>
    <w:p w14:paraId="44B12C2E" w14:textId="1E7026D6" w:rsidR="003F36FB" w:rsidRDefault="003F36FB" w:rsidP="003F36FB">
      <w:r>
        <w:rPr>
          <w:rFonts w:eastAsia="Times New Roman"/>
        </w:rPr>
        <w:t xml:space="preserve">Объектом исследования выступает </w:t>
      </w:r>
      <w:r w:rsidR="0036790D">
        <w:t>инструмент</w:t>
      </w:r>
      <w:r>
        <w:rPr>
          <w:rFonts w:eastAsia="Times New Roman"/>
        </w:rPr>
        <w:t xml:space="preserve"> GNOME </w:t>
      </w:r>
      <w:proofErr w:type="spellStart"/>
      <w:r>
        <w:rPr>
          <w:rFonts w:eastAsia="Times New Roman"/>
        </w:rPr>
        <w:t>Keyring</w:t>
      </w:r>
      <w:proofErr w:type="spellEnd"/>
      <w:r>
        <w:rPr>
          <w:rFonts w:eastAsia="Times New Roman"/>
        </w:rPr>
        <w:t xml:space="preserve"> как средство защиты и хранения парольных данных в Linux-окружении.</w:t>
      </w:r>
    </w:p>
    <w:p w14:paraId="5BF8BBBF" w14:textId="6790F890" w:rsidR="003F36FB" w:rsidRDefault="003F36FB" w:rsidP="003F36FB">
      <w:pPr>
        <w:rPr>
          <w:ins w:id="7" w:author="Михаил Назаров" w:date="2026-06-15T00:17:00Z"/>
          <w:rFonts w:eastAsia="Times New Roman"/>
        </w:rPr>
      </w:pPr>
      <w:r>
        <w:rPr>
          <w:rFonts w:eastAsia="Times New Roman"/>
        </w:rPr>
        <w:t xml:space="preserve">Предметом исследования являются криптографические механизмы, форматы хранения данных и алгоритмы деривации ключей, реализованные в GNOME </w:t>
      </w:r>
      <w:proofErr w:type="spellStart"/>
      <w:r>
        <w:rPr>
          <w:rFonts w:eastAsia="Times New Roman"/>
        </w:rPr>
        <w:t>Keyring</w:t>
      </w:r>
      <w:proofErr w:type="spellEnd"/>
      <w:r>
        <w:rPr>
          <w:rFonts w:eastAsia="Times New Roman"/>
        </w:rPr>
        <w:t>.</w:t>
      </w:r>
    </w:p>
    <w:p w14:paraId="3F9CA03A" w14:textId="70E58E61" w:rsidR="006500C2" w:rsidRDefault="006500C2" w:rsidP="003F36FB">
      <w:pPr>
        <w:rPr>
          <w:ins w:id="8" w:author="Михаил Назаров" w:date="2026-06-15T00:18:00Z"/>
        </w:rPr>
      </w:pPr>
      <w:ins w:id="9" w:author="Михаил Назаров" w:date="2026-06-15T00:17:00Z">
        <w:r>
          <w:t xml:space="preserve">Теоретической основой работы послужили открытая документация и исходный код проекта GNOME </w:t>
        </w:r>
        <w:proofErr w:type="spellStart"/>
        <w:r>
          <w:t>Keyring</w:t>
        </w:r>
        <w:proofErr w:type="spellEnd"/>
        <w:r>
          <w:t>, спецификации применяемых криптографических алгоритмов, а также актуальные публикации в области анализа безопасности менеджеров паролей.</w:t>
        </w:r>
      </w:ins>
    </w:p>
    <w:p w14:paraId="070B87BD" w14:textId="0D86D983" w:rsidR="006500C2" w:rsidRDefault="006500C2" w:rsidP="003F36FB">
      <w:pPr>
        <w:rPr>
          <w:ins w:id="10" w:author="Михаил Назаров" w:date="2026-06-15T00:18:00Z"/>
        </w:rPr>
      </w:pPr>
      <w:ins w:id="11" w:author="Михаил Назаров" w:date="2026-06-15T00:18:00Z">
        <w:r>
          <w:t xml:space="preserve">Методологическую основу работы составили </w:t>
        </w:r>
      </w:ins>
      <w:ins w:id="12" w:author="anonymous" w:date="2026-06-18T17:20:00Z">
        <w:r w:rsidR="00483E4A">
          <w:t xml:space="preserve">методы </w:t>
        </w:r>
      </w:ins>
      <w:ins w:id="13" w:author="Михаил Назаров" w:date="2026-06-15T00:18:00Z">
        <w:r>
          <w:t>анализ</w:t>
        </w:r>
      </w:ins>
      <w:ins w:id="14" w:author="anonymous" w:date="2026-06-18T17:20:00Z">
        <w:r w:rsidR="00483E4A">
          <w:t>а</w:t>
        </w:r>
      </w:ins>
      <w:ins w:id="15" w:author="Михаил Назаров" w:date="2026-06-15T00:18:00Z">
        <w:r>
          <w:t xml:space="preserve"> исходного кода, а также </w:t>
        </w:r>
      </w:ins>
      <w:ins w:id="16" w:author="anonymous" w:date="2026-06-18T17:20:00Z">
        <w:r w:rsidR="00483E4A">
          <w:t xml:space="preserve">проведения </w:t>
        </w:r>
      </w:ins>
      <w:ins w:id="17" w:author="Михаил Назаров" w:date="2026-06-15T00:18:00Z">
        <w:r>
          <w:t>эксперимента</w:t>
        </w:r>
        <w:del w:id="18" w:author="anonymous" w:date="2026-06-18T17:20:00Z">
          <w:r w:rsidDel="00483E4A">
            <w:delText>льное</w:delText>
          </w:r>
        </w:del>
        <w:r>
          <w:t xml:space="preserve"> </w:t>
        </w:r>
      </w:ins>
      <w:ins w:id="19" w:author="anonymous" w:date="2026-06-18T17:20:00Z">
        <w:r w:rsidR="00483E4A">
          <w:t xml:space="preserve">по проверке работоспособности </w:t>
        </w:r>
      </w:ins>
      <w:ins w:id="20" w:author="Михаил Назаров" w:date="2026-06-15T00:18:00Z">
        <w:del w:id="21" w:author="anonymous" w:date="2026-06-18T17:20:00Z">
          <w:r w:rsidDel="00483E4A">
            <w:delText xml:space="preserve">тестирование </w:delText>
          </w:r>
        </w:del>
        <w:r>
          <w:t>разработанного инструмента на эталонных тестовых данных для проверки корректности расшифровки.</w:t>
        </w:r>
      </w:ins>
    </w:p>
    <w:p w14:paraId="704782D3" w14:textId="6FA8B6D2" w:rsidR="003F36FB" w:rsidDel="006500C2" w:rsidRDefault="003F36FB">
      <w:pPr>
        <w:ind w:firstLine="0"/>
        <w:rPr>
          <w:del w:id="22" w:author="Михаил Назаров" w:date="2026-06-15T00:18:00Z"/>
        </w:rPr>
        <w:pPrChange w:id="23" w:author="Михаил Назаров" w:date="2026-06-15T00:18:00Z">
          <w:pPr/>
        </w:pPrChange>
      </w:pPr>
      <w:del w:id="24" w:author="Михаил Назаров" w:date="2026-06-15T00:18:00Z">
        <w:r w:rsidDel="006500C2">
          <w:rPr>
            <w:rFonts w:eastAsia="Times New Roman"/>
          </w:rPr>
          <w:lastRenderedPageBreak/>
          <w:delText xml:space="preserve">Теоретической и </w:delText>
        </w:r>
        <w:commentRangeStart w:id="25"/>
        <w:r w:rsidDel="006500C2">
          <w:rPr>
            <w:rFonts w:eastAsia="Times New Roman"/>
          </w:rPr>
          <w:delText xml:space="preserve">методологической </w:delText>
        </w:r>
        <w:commentRangeEnd w:id="25"/>
        <w:r w:rsidR="00712F36" w:rsidDel="006500C2">
          <w:rPr>
            <w:rStyle w:val="afc"/>
          </w:rPr>
          <w:commentReference w:id="25"/>
        </w:r>
        <w:r w:rsidDel="006500C2">
          <w:rPr>
            <w:rFonts w:eastAsia="Times New Roman"/>
          </w:rPr>
          <w:delText>основой работы послужили открытая документация и исходный код проекта GNOME Keyring, спецификации применяемых криптографических алгоритмов, а также актуальные публикации в области анализа безопасности менеджеров паролей.</w:delText>
        </w:r>
      </w:del>
    </w:p>
    <w:p w14:paraId="2927CB78" w14:textId="29BAE429" w:rsidR="002548F2" w:rsidRDefault="0036790D" w:rsidP="006500C2">
      <w:pPr>
        <w:rPr>
          <w:ins w:id="26" w:author="Михаил Назаров" w:date="2026-06-15T00:16:00Z"/>
        </w:rPr>
      </w:pPr>
      <w:ins w:id="27" w:author="Михаил Назаров" w:date="2026-06-15T00:15:00Z">
        <w:r>
          <w:t>Практическая значимость работы состоит в разработ</w:t>
        </w:r>
      </w:ins>
      <w:ins w:id="28" w:author="anonymous" w:date="2026-06-18T17:20:00Z">
        <w:r w:rsidR="00483E4A">
          <w:t>ан</w:t>
        </w:r>
      </w:ins>
      <w:ins w:id="29" w:author="anonymous" w:date="2026-06-18T17:21:00Z">
        <w:r w:rsidR="00483E4A">
          <w:t>ном</w:t>
        </w:r>
      </w:ins>
      <w:ins w:id="30" w:author="Михаил Назаров" w:date="2026-06-15T00:15:00Z">
        <w:del w:id="31" w:author="anonymous" w:date="2026-06-18T17:20:00Z">
          <w:r w:rsidDel="00483E4A">
            <w:delText>ке</w:delText>
          </w:r>
        </w:del>
        <w:r>
          <w:t xml:space="preserve"> инструмент</w:t>
        </w:r>
      </w:ins>
      <w:ins w:id="32" w:author="anonymous" w:date="2026-06-18T17:21:00Z">
        <w:r w:rsidR="00483E4A">
          <w:t>е</w:t>
        </w:r>
      </w:ins>
      <w:ins w:id="33" w:author="Михаил Назаров" w:date="2026-06-15T00:15:00Z">
        <w:del w:id="34" w:author="anonymous" w:date="2026-06-18T17:21:00Z">
          <w:r w:rsidDel="00483E4A">
            <w:delText>а</w:delText>
          </w:r>
        </w:del>
        <w:r>
          <w:t>, позволяюще</w:t>
        </w:r>
      </w:ins>
      <w:ins w:id="35" w:author="anonymous" w:date="2026-06-18T17:21:00Z">
        <w:r w:rsidR="00483E4A">
          <w:t>м</w:t>
        </w:r>
      </w:ins>
      <w:ins w:id="36" w:author="Михаил Назаров" w:date="2026-06-15T00:15:00Z">
        <w:del w:id="37" w:author="anonymous" w:date="2026-06-18T17:21:00Z">
          <w:r w:rsidDel="00483E4A">
            <w:delText>го</w:delText>
          </w:r>
        </w:del>
        <w:r>
          <w:t xml:space="preserve"> читать, декодировать и расшифровывать файл хранилища GNOME </w:t>
        </w:r>
        <w:proofErr w:type="spellStart"/>
        <w:r>
          <w:t>Keyring</w:t>
        </w:r>
        <w:proofErr w:type="spellEnd"/>
        <w:r>
          <w:t xml:space="preserve"> при наличии известного мастер-пароля.</w:t>
        </w:r>
      </w:ins>
    </w:p>
    <w:p w14:paraId="3880FB7A" w14:textId="32815A42" w:rsidR="0036790D" w:rsidRDefault="00E07812" w:rsidP="006500C2">
      <w:pPr>
        <w:rPr>
          <w:ins w:id="38" w:author="Михаил Назаров" w:date="2026-06-15T00:15:00Z"/>
        </w:rPr>
      </w:pPr>
      <w:ins w:id="39" w:author="Михаил Назаров" w:date="2026-06-15T00:16:00Z">
        <w:r>
          <w:t xml:space="preserve">Результатом работы является инструмент, который на основе известного мастер-пароля выполняет чтение, декодирование и расшифровку файла хранилища GNOME </w:t>
        </w:r>
        <w:proofErr w:type="spellStart"/>
        <w:r>
          <w:t>Keyring</w:t>
        </w:r>
        <w:proofErr w:type="spellEnd"/>
        <w:r>
          <w:t>, демонстрируя особенности его криптографической реализации и потенциальные уязвимости в процессе хранения секретных данных.</w:t>
        </w:r>
      </w:ins>
    </w:p>
    <w:p w14:paraId="19BCAACF" w14:textId="28D5157F" w:rsidR="00D62C3E" w:rsidRPr="00D62C3E" w:rsidRDefault="00D62C3E" w:rsidP="00D62C3E">
      <w:pPr>
        <w:rPr>
          <w:rFonts w:eastAsia="Times New Roman"/>
        </w:rPr>
      </w:pPr>
      <w:r w:rsidRPr="00D62C3E">
        <w:rPr>
          <w:rFonts w:eastAsia="Times New Roman"/>
        </w:rPr>
        <w:t xml:space="preserve">В первом разделе проводится исследование архитектуры GNOME </w:t>
      </w:r>
      <w:proofErr w:type="spellStart"/>
      <w:r w:rsidRPr="00D62C3E">
        <w:rPr>
          <w:rFonts w:eastAsia="Times New Roman"/>
        </w:rPr>
        <w:t>Keyring</w:t>
      </w:r>
      <w:proofErr w:type="spellEnd"/>
      <w:r w:rsidRPr="00D62C3E">
        <w:rPr>
          <w:rFonts w:eastAsia="Times New Roman"/>
        </w:rPr>
        <w:t xml:space="preserve"> и существующих подходов к защите парольных данных в Linux-системах. Рассматривается компонентная структура инструмента, механизм </w:t>
      </w:r>
      <w:proofErr w:type="spellStart"/>
      <w:r w:rsidRPr="00D62C3E">
        <w:rPr>
          <w:rFonts w:eastAsia="Times New Roman"/>
        </w:rPr>
        <w:t>межпроцессного</w:t>
      </w:r>
      <w:proofErr w:type="spellEnd"/>
      <w:r w:rsidRPr="00D62C3E">
        <w:rPr>
          <w:rFonts w:eastAsia="Times New Roman"/>
        </w:rPr>
        <w:t xml:space="preserve"> взаимодействия через D-</w:t>
      </w:r>
      <w:proofErr w:type="spellStart"/>
      <w:r w:rsidRPr="00D62C3E">
        <w:rPr>
          <w:rFonts w:eastAsia="Times New Roman"/>
        </w:rPr>
        <w:t>Bus</w:t>
      </w:r>
      <w:proofErr w:type="spellEnd"/>
      <w:r w:rsidRPr="00D62C3E">
        <w:rPr>
          <w:rFonts w:eastAsia="Times New Roman"/>
        </w:rPr>
        <w:t xml:space="preserve">, модель защиты данных на основе мастер-пароля и интеграция с подсистемами ОС. Выполняется сравнительный обзор альтернативных менеджеров паролей в Linux-системах. Проводится детальный разбор бинарного формата </w:t>
      </w:r>
      <w:proofErr w:type="gramStart"/>
      <w:r w:rsidRPr="00D62C3E">
        <w:rPr>
          <w:rFonts w:eastAsia="Times New Roman"/>
        </w:rPr>
        <w:t>файла</w:t>
      </w:r>
      <w:r w:rsidR="00317C51">
        <w:rPr>
          <w:rFonts w:eastAsia="Times New Roman"/>
        </w:rPr>
        <w:t xml:space="preserve"> </w:t>
      </w:r>
      <w:r w:rsidRPr="00D62C3E">
        <w:rPr>
          <w:rFonts w:eastAsia="Times New Roman"/>
        </w:rPr>
        <w:t>.</w:t>
      </w:r>
      <w:proofErr w:type="spellStart"/>
      <w:r w:rsidRPr="00D62C3E">
        <w:rPr>
          <w:rFonts w:eastAsia="Times New Roman"/>
        </w:rPr>
        <w:t>keyring</w:t>
      </w:r>
      <w:proofErr w:type="spellEnd"/>
      <w:proofErr w:type="gramEnd"/>
      <w:r w:rsidRPr="00D62C3E">
        <w:rPr>
          <w:rFonts w:eastAsia="Times New Roman"/>
        </w:rPr>
        <w:t xml:space="preserve"> с составлением структурной спецификации на уровне отдельных полей. Анализируются алгоритмы деривации ключа и шифрования, применяемые в GNOME </w:t>
      </w:r>
      <w:proofErr w:type="spellStart"/>
      <w:r w:rsidRPr="00D62C3E">
        <w:rPr>
          <w:rFonts w:eastAsia="Times New Roman"/>
        </w:rPr>
        <w:t>Keyring</w:t>
      </w:r>
      <w:proofErr w:type="spellEnd"/>
      <w:r w:rsidRPr="00D62C3E">
        <w:rPr>
          <w:rFonts w:eastAsia="Times New Roman"/>
        </w:rPr>
        <w:t>, и оценивается их соответствие современным криптографическим стандартам.</w:t>
      </w:r>
    </w:p>
    <w:p w14:paraId="06C30BAD" w14:textId="01CFB48B" w:rsidR="003F36FB" w:rsidRDefault="00D62C3E" w:rsidP="00D62C3E">
      <w:r w:rsidRPr="00D62C3E">
        <w:rPr>
          <w:rFonts w:eastAsia="Times New Roman"/>
        </w:rPr>
        <w:t xml:space="preserve">Во втором разделе описывается </w:t>
      </w:r>
      <w:del w:id="40" w:author="anonymous" w:date="2026-06-18T17:21:00Z">
        <w:r w:rsidRPr="00D62C3E" w:rsidDel="00483E4A">
          <w:rPr>
            <w:rFonts w:eastAsia="Times New Roman"/>
          </w:rPr>
          <w:delText xml:space="preserve">практическая </w:delText>
        </w:r>
      </w:del>
      <w:r w:rsidRPr="00D62C3E">
        <w:rPr>
          <w:rFonts w:eastAsia="Times New Roman"/>
        </w:rPr>
        <w:t xml:space="preserve">реализация инструмента для чтения, декодирования и расшифровки файла </w:t>
      </w:r>
      <w:proofErr w:type="spellStart"/>
      <w:proofErr w:type="gramStart"/>
      <w:r w:rsidRPr="00D62C3E">
        <w:rPr>
          <w:rFonts w:eastAsia="Times New Roman"/>
        </w:rPr>
        <w:t>login.keyring</w:t>
      </w:r>
      <w:proofErr w:type="spellEnd"/>
      <w:proofErr w:type="gramEnd"/>
      <w:r w:rsidRPr="00D62C3E">
        <w:rPr>
          <w:rFonts w:eastAsia="Times New Roman"/>
        </w:rPr>
        <w:t xml:space="preserve"> при наличии известного мастер-пароля. Рассматриваются архитектурные решения, принятые при разработке, </w:t>
      </w:r>
      <w:r w:rsidR="00317C51">
        <w:t>и особенности реализации программы разбора бинарного формата и функции деривации ключа</w:t>
      </w:r>
      <w:r w:rsidRPr="00D62C3E">
        <w:rPr>
          <w:rFonts w:eastAsia="Times New Roman"/>
        </w:rPr>
        <w:t>. Приводятся результаты тестирования инструмента на эталонных тестовых данных, подтверждающие корректность расшифровки, и анализируются выявленные в ходе работы особенности формата, не отражённые в официальной документации проекта.</w:t>
      </w:r>
    </w:p>
    <w:p w14:paraId="03A3AC98" w14:textId="184DDC17" w:rsidR="003F36FB" w:rsidRDefault="002E3AC2" w:rsidP="005E4319">
      <w:pPr>
        <w:pStyle w:val="1"/>
        <w:numPr>
          <w:ilvl w:val="0"/>
          <w:numId w:val="5"/>
        </w:numPr>
        <w:rPr>
          <w:rFonts w:eastAsia="Times New Roman"/>
        </w:rPr>
      </w:pPr>
      <w:bookmarkStart w:id="41" w:name="__RefHeading___Toc2158_641665658"/>
      <w:bookmarkStart w:id="42" w:name="_Toc216217474"/>
      <w:bookmarkStart w:id="43" w:name="_Toc212987681"/>
      <w:bookmarkStart w:id="44" w:name="_Toc212078807"/>
      <w:bookmarkStart w:id="45" w:name="_Toc232584286"/>
      <w:bookmarkEnd w:id="41"/>
      <w:bookmarkEnd w:id="42"/>
      <w:bookmarkEnd w:id="43"/>
      <w:bookmarkEnd w:id="44"/>
      <w:r>
        <w:rPr>
          <w:rFonts w:eastAsia="Times New Roman"/>
        </w:rPr>
        <w:lastRenderedPageBreak/>
        <w:t>С</w:t>
      </w:r>
      <w:r w:rsidR="007348BA" w:rsidRPr="007348BA">
        <w:rPr>
          <w:rFonts w:eastAsia="Times New Roman"/>
        </w:rPr>
        <w:t>истемы и инструменты хранения паролей</w:t>
      </w:r>
      <w:ins w:id="46" w:author="anonymous" w:date="2026-06-18T17:22:00Z">
        <w:r w:rsidR="00483E4A">
          <w:rPr>
            <w:rFonts w:eastAsia="Times New Roman"/>
          </w:rPr>
          <w:t xml:space="preserve"> </w:t>
        </w:r>
      </w:ins>
      <w:del w:id="47" w:author="anonymous" w:date="2026-06-18T17:22:00Z">
        <w:r w:rsidR="007348BA" w:rsidRPr="007348BA" w:rsidDel="00483E4A">
          <w:rPr>
            <w:rFonts w:eastAsia="Times New Roman"/>
          </w:rPr>
          <w:delText xml:space="preserve"> </w:delText>
        </w:r>
      </w:del>
      <w:r w:rsidR="007348BA" w:rsidRPr="007348BA">
        <w:rPr>
          <w:rFonts w:eastAsia="Times New Roman"/>
        </w:rPr>
        <w:t xml:space="preserve">в </w:t>
      </w:r>
      <w:proofErr w:type="spellStart"/>
      <w:r w:rsidR="007348BA" w:rsidRPr="007348BA">
        <w:rPr>
          <w:rFonts w:eastAsia="Times New Roman"/>
        </w:rPr>
        <w:t>Linux</w:t>
      </w:r>
      <w:bookmarkEnd w:id="45"/>
      <w:proofErr w:type="spellEnd"/>
    </w:p>
    <w:p w14:paraId="3920E4EE" w14:textId="77777777" w:rsidR="003F36FB" w:rsidRDefault="003F36FB" w:rsidP="00B549D6">
      <w:pPr>
        <w:pStyle w:val="2"/>
        <w:pPrChange w:id="48" w:author="anonymous" w:date="2026-06-18T17:27:00Z">
          <w:pPr>
            <w:pStyle w:val="2"/>
          </w:pPr>
        </w:pPrChange>
      </w:pPr>
      <w:bookmarkStart w:id="49" w:name="__RefHeading___Toc2160_641665658"/>
      <w:bookmarkStart w:id="50" w:name="_Toc216217475"/>
      <w:bookmarkStart w:id="51" w:name="_Toc227495053"/>
      <w:bookmarkStart w:id="52" w:name="_Toc232584287"/>
      <w:bookmarkEnd w:id="49"/>
      <w:bookmarkEnd w:id="50"/>
      <w:r>
        <w:t xml:space="preserve">Архитектура GNOME </w:t>
      </w:r>
      <w:proofErr w:type="spellStart"/>
      <w:r>
        <w:t>Keyring</w:t>
      </w:r>
      <w:bookmarkEnd w:id="51"/>
      <w:bookmarkEnd w:id="52"/>
      <w:proofErr w:type="spellEnd"/>
    </w:p>
    <w:p w14:paraId="3DFB3F01" w14:textId="226E126F" w:rsidR="003F36FB" w:rsidRDefault="003F36FB" w:rsidP="003F36FB">
      <w:pPr>
        <w:rPr>
          <w:rFonts w:eastAsia="Times New Roman"/>
        </w:rPr>
      </w:pPr>
      <w:r>
        <w:rPr>
          <w:rFonts w:eastAsia="Times New Roman"/>
        </w:rPr>
        <w:t xml:space="preserve">Современные </w:t>
      </w:r>
      <w:r w:rsidR="003B1AEA">
        <w:rPr>
          <w:rFonts w:eastAsia="Times New Roman"/>
        </w:rPr>
        <w:t xml:space="preserve">ОС </w:t>
      </w:r>
      <w:r>
        <w:rPr>
          <w:rFonts w:eastAsia="Times New Roman"/>
        </w:rPr>
        <w:t xml:space="preserve">на базе Linux предоставляют разнообразные механизмы защищённого хранения секретных данных. Одним из наиболее распространённых среди них является GNOME </w:t>
      </w:r>
      <w:proofErr w:type="spellStart"/>
      <w:r>
        <w:rPr>
          <w:rFonts w:eastAsia="Times New Roman"/>
        </w:rPr>
        <w:t>Keyring</w:t>
      </w:r>
      <w:proofErr w:type="spellEnd"/>
      <w:r>
        <w:rPr>
          <w:rFonts w:eastAsia="Times New Roman"/>
        </w:rPr>
        <w:t xml:space="preserve"> подсистема рабочего окружения GNOME, обеспечивающая централизованное хранение паролей, криптографических ключей и сертификатов</w:t>
      </w:r>
      <w:r w:rsidR="0026324B">
        <w:rPr>
          <w:rFonts w:eastAsia="Times New Roman"/>
        </w:rPr>
        <w:t xml:space="preserve"> </w:t>
      </w:r>
      <w:r w:rsidR="00E777D8" w:rsidRPr="00E777D8">
        <w:rPr>
          <w:rFonts w:eastAsia="Times New Roman"/>
        </w:rPr>
        <w:t>[</w:t>
      </w:r>
      <w:r w:rsidR="00E777D8">
        <w:rPr>
          <w:rFonts w:eastAsia="Times New Roman"/>
        </w:rPr>
        <w:fldChar w:fldCharType="begin"/>
      </w:r>
      <w:r w:rsidR="00E777D8">
        <w:rPr>
          <w:rFonts w:eastAsia="Times New Roman"/>
        </w:rPr>
        <w:instrText xml:space="preserve"> REF ref5 \r \h </w:instrText>
      </w:r>
      <w:r w:rsidR="00E777D8">
        <w:rPr>
          <w:rFonts w:eastAsia="Times New Roman"/>
        </w:rPr>
      </w:r>
      <w:r w:rsidR="00E777D8">
        <w:rPr>
          <w:rFonts w:eastAsia="Times New Roman"/>
        </w:rPr>
        <w:fldChar w:fldCharType="separate"/>
      </w:r>
      <w:r w:rsidR="00E777D8">
        <w:rPr>
          <w:rFonts w:eastAsia="Times New Roman"/>
        </w:rPr>
        <w:t>5</w:t>
      </w:r>
      <w:r w:rsidR="00E777D8">
        <w:rPr>
          <w:rFonts w:eastAsia="Times New Roman"/>
        </w:rPr>
        <w:fldChar w:fldCharType="end"/>
      </w:r>
      <w:r w:rsidR="00E777D8" w:rsidRPr="00E777D8">
        <w:rPr>
          <w:rFonts w:eastAsia="Times New Roman"/>
        </w:rPr>
        <w:t>]</w:t>
      </w:r>
      <w:r>
        <w:rPr>
          <w:rFonts w:eastAsia="Times New Roman"/>
        </w:rPr>
        <w:t xml:space="preserve">. Система разрабатывается с 2003 года в рамках проекта GNOME и на сегодняшний день входит в стандартный состав большинства дистрибутивов Linux, использующих данное рабочее окружение, в том числе </w:t>
      </w:r>
      <w:proofErr w:type="spellStart"/>
      <w:r>
        <w:rPr>
          <w:rFonts w:eastAsia="Times New Roman"/>
        </w:rPr>
        <w:t>Ubuntu</w:t>
      </w:r>
      <w:proofErr w:type="spellEnd"/>
      <w:r>
        <w:rPr>
          <w:rFonts w:eastAsia="Times New Roman"/>
        </w:rPr>
        <w:t xml:space="preserve">, </w:t>
      </w:r>
      <w:proofErr w:type="spellStart"/>
      <w:r>
        <w:rPr>
          <w:rFonts w:eastAsia="Times New Roman"/>
        </w:rPr>
        <w:t>Fedora</w:t>
      </w:r>
      <w:proofErr w:type="spellEnd"/>
      <w:r>
        <w:rPr>
          <w:rFonts w:eastAsia="Times New Roman"/>
        </w:rPr>
        <w:t xml:space="preserve">, </w:t>
      </w:r>
      <w:proofErr w:type="spellStart"/>
      <w:r>
        <w:rPr>
          <w:rFonts w:eastAsia="Times New Roman"/>
        </w:rPr>
        <w:t>Debian</w:t>
      </w:r>
      <w:proofErr w:type="spellEnd"/>
      <w:r>
        <w:rPr>
          <w:rFonts w:eastAsia="Times New Roman"/>
        </w:rPr>
        <w:t xml:space="preserve"> и </w:t>
      </w:r>
      <w:proofErr w:type="spellStart"/>
      <w:r>
        <w:rPr>
          <w:rFonts w:eastAsia="Times New Roman"/>
        </w:rPr>
        <w:t>openSUSE</w:t>
      </w:r>
      <w:proofErr w:type="spellEnd"/>
      <w:r>
        <w:rPr>
          <w:rFonts w:eastAsia="Times New Roman"/>
        </w:rPr>
        <w:t>.</w:t>
      </w:r>
    </w:p>
    <w:p w14:paraId="6AACD351" w14:textId="481CC094" w:rsidR="003F36FB" w:rsidRDefault="003F36FB" w:rsidP="003F36FB">
      <w:pPr>
        <w:rPr>
          <w:rFonts w:eastAsia="Times New Roman"/>
        </w:rPr>
      </w:pPr>
      <w:r>
        <w:rPr>
          <w:rFonts w:eastAsia="Times New Roman"/>
        </w:rPr>
        <w:t xml:space="preserve">Принципиальная идея GNOME </w:t>
      </w:r>
      <w:proofErr w:type="spellStart"/>
      <w:r>
        <w:rPr>
          <w:rFonts w:eastAsia="Times New Roman"/>
        </w:rPr>
        <w:t>Keyring</w:t>
      </w:r>
      <w:proofErr w:type="spellEnd"/>
      <w:r>
        <w:rPr>
          <w:rFonts w:eastAsia="Times New Roman"/>
        </w:rPr>
        <w:t xml:space="preserve"> состоит в централизации управления секретами: вместо того</w:t>
      </w:r>
      <w:r w:rsidR="0026324B">
        <w:rPr>
          <w:rFonts w:eastAsia="Times New Roman"/>
        </w:rPr>
        <w:t>,</w:t>
      </w:r>
      <w:r>
        <w:rPr>
          <w:rFonts w:eastAsia="Times New Roman"/>
        </w:rPr>
        <w:t xml:space="preserve"> чтобы каждое приложение самостоятельно решало задачу хранения паролей</w:t>
      </w:r>
      <w:r w:rsidR="0026324B">
        <w:rPr>
          <w:rFonts w:eastAsia="Times New Roman"/>
        </w:rPr>
        <w:t xml:space="preserve"> и</w:t>
      </w:r>
      <w:r>
        <w:rPr>
          <w:rFonts w:eastAsia="Times New Roman"/>
        </w:rPr>
        <w:t xml:space="preserve"> зачастую небезопасными методами</w:t>
      </w:r>
      <w:r w:rsidR="0026324B">
        <w:rPr>
          <w:rFonts w:eastAsia="Times New Roman"/>
        </w:rPr>
        <w:t xml:space="preserve"> </w:t>
      </w:r>
      <w:r w:rsidR="00E777D8" w:rsidRPr="00341132">
        <w:rPr>
          <w:rFonts w:eastAsia="Times New Roman"/>
        </w:rPr>
        <w:t>(</w:t>
      </w:r>
      <w:r w:rsidR="00E777D8">
        <w:t>в открытом виде или с применением слабого шифрования, например ROT13, простого XOR с постоянным ключом или устаревших алгоритмов типа DES</w:t>
      </w:r>
      <w:r w:rsidR="00E72B60" w:rsidRPr="00E72B60">
        <w:t xml:space="preserve"> </w:t>
      </w:r>
      <w:r w:rsidR="00E72B60" w:rsidRPr="00341132">
        <w:t>[</w:t>
      </w:r>
      <w:r w:rsidR="00E72B60">
        <w:fldChar w:fldCharType="begin"/>
      </w:r>
      <w:r w:rsidR="00E72B60">
        <w:instrText xml:space="preserve"> REF ref2 \r \h </w:instrText>
      </w:r>
      <w:r w:rsidR="00E72B60">
        <w:fldChar w:fldCharType="separate"/>
      </w:r>
      <w:r w:rsidR="00E72B60">
        <w:t>2</w:t>
      </w:r>
      <w:r w:rsidR="00E72B60">
        <w:fldChar w:fldCharType="end"/>
      </w:r>
      <w:r w:rsidR="00E72B60" w:rsidRPr="00341132">
        <w:t>]</w:t>
      </w:r>
      <w:r w:rsidR="00E72B60" w:rsidRPr="00194C5C">
        <w:t>)</w:t>
      </w:r>
      <w:r w:rsidR="0026324B">
        <w:rPr>
          <w:rFonts w:eastAsia="Times New Roman"/>
        </w:rPr>
        <w:t>,</w:t>
      </w:r>
      <w:r>
        <w:rPr>
          <w:rFonts w:eastAsia="Times New Roman"/>
        </w:rPr>
        <w:t xml:space="preserve"> все секреты помещаются в единое защищённое хранилище. Приложения обращаются к хранилищу через стандартизированный программный интерфейс и получают нужные данные только в том случае, если хранилище разблокировано.</w:t>
      </w:r>
    </w:p>
    <w:p w14:paraId="0333AEFC" w14:textId="4E721856" w:rsidR="003F36FB" w:rsidRDefault="003F36FB" w:rsidP="003F36FB">
      <w:r>
        <w:t xml:space="preserve">Фоновый демон </w:t>
      </w:r>
      <w:proofErr w:type="spellStart"/>
      <w:r w:rsidRPr="0038264C">
        <w:rPr>
          <w:rFonts w:ascii="Courier New" w:hAnsi="Courier New" w:cs="Courier New"/>
          <w:sz w:val="24"/>
          <w:szCs w:val="24"/>
        </w:rPr>
        <w:t>gnome-keyring-daemon</w:t>
      </w:r>
      <w:proofErr w:type="spellEnd"/>
      <w:r>
        <w:t xml:space="preserve"> является центральным элементом системы. Процесс запускается автоматически при начале пользовательской сессии и работает непрерывно в фоновом режиме на протяжении всей сессии. Демон выполняет следующие функции: чтение зашифрованных файлов хранилища с диска и их расшифровку при вводе мастер-пароля; хранение расшифрованных секретов в защищённой области оперативной памяти; обработку входящих запросов от приложений; запись изменений обратно на диск в зашифрованном виде. </w:t>
      </w:r>
      <w:r w:rsidR="005E00C2" w:rsidRPr="005E00C2">
        <w:t>Демон регистрируется на сессионной шине D-</w:t>
      </w:r>
      <w:proofErr w:type="spellStart"/>
      <w:r w:rsidR="005E00C2" w:rsidRPr="005E00C2">
        <w:t>Bus</w:t>
      </w:r>
      <w:proofErr w:type="spellEnd"/>
      <w:r w:rsidR="005E00C2" w:rsidRPr="005E00C2">
        <w:t xml:space="preserve"> и реализует стандартный интерфейс </w:t>
      </w:r>
      <w:proofErr w:type="spellStart"/>
      <w:proofErr w:type="gramStart"/>
      <w:r w:rsidR="005E00C2" w:rsidRPr="00483E4A">
        <w:rPr>
          <w:rFonts w:ascii="Courier New" w:hAnsi="Courier New" w:cs="Courier New"/>
          <w:sz w:val="24"/>
          <w:szCs w:val="24"/>
          <w:rPrChange w:id="53" w:author="anonymous" w:date="2026-06-18T17:23:00Z">
            <w:rPr/>
          </w:rPrChange>
        </w:rPr>
        <w:t>org.freedesktop</w:t>
      </w:r>
      <w:proofErr w:type="gramEnd"/>
      <w:r w:rsidR="005E00C2" w:rsidRPr="00483E4A">
        <w:rPr>
          <w:rFonts w:ascii="Courier New" w:hAnsi="Courier New" w:cs="Courier New"/>
          <w:sz w:val="24"/>
          <w:szCs w:val="24"/>
          <w:rPrChange w:id="54" w:author="anonymous" w:date="2026-06-18T17:23:00Z">
            <w:rPr/>
          </w:rPrChange>
        </w:rPr>
        <w:t>.secrets</w:t>
      </w:r>
      <w:proofErr w:type="spellEnd"/>
      <w:r w:rsidR="005E00C2" w:rsidRPr="005E00C2">
        <w:t xml:space="preserve"> (</w:t>
      </w:r>
      <w:proofErr w:type="spellStart"/>
      <w:r w:rsidR="005E00C2" w:rsidRPr="005E00C2">
        <w:t>Secret</w:t>
      </w:r>
      <w:proofErr w:type="spellEnd"/>
      <w:r w:rsidR="005E00C2" w:rsidRPr="005E00C2">
        <w:t xml:space="preserve"> </w:t>
      </w:r>
      <w:proofErr w:type="spellStart"/>
      <w:r w:rsidR="005E00C2" w:rsidRPr="005E00C2">
        <w:t>Service</w:t>
      </w:r>
      <w:proofErr w:type="spellEnd"/>
      <w:r w:rsidR="005E00C2" w:rsidRPr="005E00C2">
        <w:t xml:space="preserve"> API), а также собственный устаревший интерфейс </w:t>
      </w:r>
      <w:proofErr w:type="spellStart"/>
      <w:r w:rsidR="005E00C2" w:rsidRPr="00483E4A">
        <w:rPr>
          <w:rFonts w:ascii="Courier New" w:hAnsi="Courier New" w:cs="Courier New"/>
          <w:sz w:val="24"/>
          <w:szCs w:val="24"/>
          <w:rPrChange w:id="55" w:author="anonymous" w:date="2026-06-18T17:23:00Z">
            <w:rPr/>
          </w:rPrChange>
        </w:rPr>
        <w:t>org.gnome.keyring</w:t>
      </w:r>
      <w:proofErr w:type="spellEnd"/>
      <w:r w:rsidR="005E00C2" w:rsidRPr="005E00C2">
        <w:t xml:space="preserve">, сохраняемый для </w:t>
      </w:r>
      <w:r w:rsidR="005E00C2" w:rsidRPr="005E00C2">
        <w:lastRenderedPageBreak/>
        <w:t xml:space="preserve">обратной совместимости с приложениями, использующими библиотеку </w:t>
      </w:r>
      <w:proofErr w:type="spellStart"/>
      <w:r w:rsidR="005E00C2" w:rsidRPr="00483E4A">
        <w:rPr>
          <w:rFonts w:ascii="Courier New" w:hAnsi="Courier New" w:cs="Courier New"/>
          <w:b/>
          <w:sz w:val="24"/>
          <w:szCs w:val="24"/>
          <w:rPrChange w:id="56" w:author="anonymous" w:date="2026-06-18T17:24:00Z">
            <w:rPr/>
          </w:rPrChange>
        </w:rPr>
        <w:t>libgnome-keyring</w:t>
      </w:r>
      <w:proofErr w:type="spellEnd"/>
      <w:r w:rsidR="005E00C2" w:rsidRPr="005E00C2">
        <w:t>.</w:t>
      </w:r>
    </w:p>
    <w:p w14:paraId="4EABB72A" w14:textId="77777777" w:rsidR="0038264C" w:rsidRDefault="0038264C" w:rsidP="00D727DB">
      <w:r>
        <w:t xml:space="preserve">Использование стандартизированной библиотеки обеспечивает совместимость приложений с любой реализацией Secret Service API, не только с GNOME </w:t>
      </w:r>
      <w:proofErr w:type="spellStart"/>
      <w:r>
        <w:t>Keyring</w:t>
      </w:r>
      <w:proofErr w:type="spellEnd"/>
      <w:r>
        <w:t xml:space="preserve">: например, с </w:t>
      </w:r>
      <w:proofErr w:type="spellStart"/>
      <w:r>
        <w:t>KWallet</w:t>
      </w:r>
      <w:proofErr w:type="spellEnd"/>
      <w:r>
        <w:t>, который реализует поддержку данного протокола через отдельный компонент-посредник (</w:t>
      </w:r>
      <w:proofErr w:type="spellStart"/>
      <w:r w:rsidRPr="00483E4A">
        <w:rPr>
          <w:rFonts w:ascii="Courier New" w:hAnsi="Courier New" w:cs="Courier New"/>
          <w:sz w:val="24"/>
          <w:szCs w:val="24"/>
          <w:rPrChange w:id="57" w:author="anonymous" w:date="2026-06-18T17:24:00Z">
            <w:rPr/>
          </w:rPrChange>
        </w:rPr>
        <w:t>ksecretsservice</w:t>
      </w:r>
      <w:proofErr w:type="spellEnd"/>
      <w:r>
        <w:t xml:space="preserve">), эмулирующий интерфейс </w:t>
      </w:r>
      <w:proofErr w:type="spellStart"/>
      <w:proofErr w:type="gramStart"/>
      <w:r w:rsidRPr="00483E4A">
        <w:rPr>
          <w:rFonts w:ascii="Courier New" w:hAnsi="Courier New" w:cs="Courier New"/>
          <w:sz w:val="24"/>
          <w:szCs w:val="24"/>
          <w:rPrChange w:id="58" w:author="anonymous" w:date="2026-06-18T17:24:00Z">
            <w:rPr/>
          </w:rPrChange>
        </w:rPr>
        <w:t>org.freedesktop</w:t>
      </w:r>
      <w:proofErr w:type="gramEnd"/>
      <w:r w:rsidRPr="00483E4A">
        <w:rPr>
          <w:rFonts w:ascii="Courier New" w:hAnsi="Courier New" w:cs="Courier New"/>
          <w:sz w:val="24"/>
          <w:szCs w:val="24"/>
          <w:rPrChange w:id="59" w:author="anonymous" w:date="2026-06-18T17:24:00Z">
            <w:rPr/>
          </w:rPrChange>
        </w:rPr>
        <w:t>.secrets</w:t>
      </w:r>
      <w:proofErr w:type="spellEnd"/>
      <w:r>
        <w:t>.</w:t>
      </w:r>
    </w:p>
    <w:p w14:paraId="4195EB65" w14:textId="38D88EC7" w:rsidR="00D727DB" w:rsidRDefault="00D727DB" w:rsidP="00D727DB">
      <w:r w:rsidRPr="00D727DB">
        <w:t xml:space="preserve">Для взаимодействия пользователя с хранилищем в составе GNOME предусмотрено графическое приложение </w:t>
      </w:r>
      <w:proofErr w:type="spellStart"/>
      <w:r w:rsidRPr="00D727DB">
        <w:t>Seahorse</w:t>
      </w:r>
      <w:proofErr w:type="spellEnd"/>
      <w:r w:rsidRPr="00D727DB">
        <w:t xml:space="preserve"> (официальное название «Пароли и ключи»). Оно предоставляет визуальный интерфейс для просмотра, создания, редактирования и удаления записей в хранилищах, а также для управления SSH-ключами и сертификатами. С точки зрения архитектуры</w:t>
      </w:r>
      <w:ins w:id="60" w:author="anonymous" w:date="2026-05-28T12:08:00Z">
        <w:r w:rsidR="0026324B">
          <w:t>,</w:t>
        </w:r>
      </w:ins>
      <w:r w:rsidRPr="00D727DB">
        <w:t xml:space="preserve"> </w:t>
      </w:r>
      <w:proofErr w:type="spellStart"/>
      <w:r w:rsidRPr="00D727DB">
        <w:t>Seahorse</w:t>
      </w:r>
      <w:proofErr w:type="spellEnd"/>
      <w:r w:rsidRPr="00D727DB">
        <w:t xml:space="preserve"> является обычным клиентским приложением, взаимодействующим с демоном через </w:t>
      </w:r>
      <w:proofErr w:type="spellStart"/>
      <w:r w:rsidRPr="00D727DB">
        <w:t>libsecret</w:t>
      </w:r>
      <w:proofErr w:type="spellEnd"/>
      <w:r w:rsidRPr="00D727DB">
        <w:t xml:space="preserve"> наравне с любым другим приложением, и не имеет привилегированного доступа к данным.</w:t>
      </w:r>
    </w:p>
    <w:p w14:paraId="46626C39" w14:textId="02776EA9" w:rsidR="003F36FB" w:rsidRDefault="003F36FB" w:rsidP="003F36FB">
      <w:r>
        <w:t xml:space="preserve">Физическое хранилище представлено файлами двух форматов, располагающимися в каталоге </w:t>
      </w:r>
      <w:r w:rsidRPr="0038264C">
        <w:rPr>
          <w:rFonts w:ascii="Courier New" w:hAnsi="Courier New" w:cs="Courier New"/>
          <w:sz w:val="24"/>
          <w:szCs w:val="24"/>
        </w:rPr>
        <w:t>~</w:t>
      </w:r>
      <w:proofErr w:type="gramStart"/>
      <w:r w:rsidRPr="0038264C">
        <w:rPr>
          <w:rFonts w:ascii="Courier New" w:hAnsi="Courier New" w:cs="Courier New"/>
          <w:sz w:val="24"/>
          <w:szCs w:val="24"/>
        </w:rPr>
        <w:t>/.</w:t>
      </w:r>
      <w:proofErr w:type="spellStart"/>
      <w:r w:rsidRPr="0038264C">
        <w:rPr>
          <w:rFonts w:ascii="Courier New" w:hAnsi="Courier New" w:cs="Courier New"/>
          <w:sz w:val="24"/>
          <w:szCs w:val="24"/>
        </w:rPr>
        <w:t>local</w:t>
      </w:r>
      <w:proofErr w:type="spellEnd"/>
      <w:proofErr w:type="gramEnd"/>
      <w:r w:rsidRPr="0038264C">
        <w:rPr>
          <w:rFonts w:ascii="Courier New" w:hAnsi="Courier New" w:cs="Courier New"/>
          <w:sz w:val="24"/>
          <w:szCs w:val="24"/>
        </w:rPr>
        <w:t>/</w:t>
      </w:r>
      <w:proofErr w:type="spellStart"/>
      <w:r w:rsidRPr="0038264C">
        <w:rPr>
          <w:rFonts w:ascii="Courier New" w:hAnsi="Courier New" w:cs="Courier New"/>
          <w:sz w:val="24"/>
          <w:szCs w:val="24"/>
        </w:rPr>
        <w:t>share</w:t>
      </w:r>
      <w:proofErr w:type="spellEnd"/>
      <w:r w:rsidRPr="0038264C">
        <w:rPr>
          <w:rFonts w:ascii="Courier New" w:hAnsi="Courier New" w:cs="Courier New"/>
          <w:sz w:val="24"/>
          <w:szCs w:val="24"/>
        </w:rPr>
        <w:t>/</w:t>
      </w:r>
      <w:proofErr w:type="spellStart"/>
      <w:r w:rsidRPr="0038264C">
        <w:rPr>
          <w:rFonts w:ascii="Courier New" w:hAnsi="Courier New" w:cs="Courier New"/>
          <w:sz w:val="24"/>
          <w:szCs w:val="24"/>
        </w:rPr>
        <w:t>keyrings</w:t>
      </w:r>
      <w:proofErr w:type="spellEnd"/>
      <w:r w:rsidR="007F4307" w:rsidRPr="0038264C">
        <w:rPr>
          <w:rFonts w:ascii="Courier New" w:hAnsi="Courier New" w:cs="Courier New"/>
          <w:sz w:val="24"/>
          <w:szCs w:val="24"/>
        </w:rPr>
        <w:t>/</w:t>
      </w:r>
      <w:r w:rsidR="00BA5E54" w:rsidRPr="00BA5E54">
        <w:t xml:space="preserve"> (в GNOME 2.x использовался </w:t>
      </w:r>
      <w:r w:rsidR="00BA5E54" w:rsidRPr="00483E4A">
        <w:rPr>
          <w:rFonts w:ascii="Courier New" w:hAnsi="Courier New" w:cs="Courier New"/>
          <w:sz w:val="24"/>
          <w:szCs w:val="24"/>
          <w:rPrChange w:id="61" w:author="anonymous" w:date="2026-06-18T17:23:00Z">
            <w:rPr/>
          </w:rPrChange>
        </w:rPr>
        <w:t>~/.gnome2/</w:t>
      </w:r>
      <w:proofErr w:type="spellStart"/>
      <w:r w:rsidR="00BA5E54" w:rsidRPr="00483E4A">
        <w:rPr>
          <w:rFonts w:ascii="Courier New" w:hAnsi="Courier New" w:cs="Courier New"/>
          <w:sz w:val="24"/>
          <w:szCs w:val="24"/>
          <w:rPrChange w:id="62" w:author="anonymous" w:date="2026-06-18T17:23:00Z">
            <w:rPr/>
          </w:rPrChange>
        </w:rPr>
        <w:t>keyrings</w:t>
      </w:r>
      <w:proofErr w:type="spellEnd"/>
      <w:r w:rsidR="00BA5E54" w:rsidRPr="00483E4A">
        <w:rPr>
          <w:rFonts w:ascii="Courier New" w:hAnsi="Courier New" w:cs="Courier New"/>
          <w:sz w:val="24"/>
          <w:szCs w:val="24"/>
          <w:rPrChange w:id="63" w:author="anonymous" w:date="2026-06-18T17:23:00Z">
            <w:rPr/>
          </w:rPrChange>
        </w:rPr>
        <w:t>/</w:t>
      </w:r>
      <w:r w:rsidR="00BA5E54" w:rsidRPr="00BA5E54">
        <w:t xml:space="preserve">, ещё ранее </w:t>
      </w:r>
      <w:r w:rsidR="0026324B">
        <w:t>–</w:t>
      </w:r>
      <w:r w:rsidR="00BA5E54" w:rsidRPr="00BA5E54">
        <w:t xml:space="preserve"> </w:t>
      </w:r>
      <w:r w:rsidR="00BA5E54" w:rsidRPr="00483E4A">
        <w:rPr>
          <w:rFonts w:ascii="Courier New" w:hAnsi="Courier New" w:cs="Courier New"/>
          <w:sz w:val="24"/>
          <w:szCs w:val="24"/>
          <w:rPrChange w:id="64" w:author="anonymous" w:date="2026-06-18T17:23:00Z">
            <w:rPr/>
          </w:rPrChange>
        </w:rPr>
        <w:t>~/.</w:t>
      </w:r>
      <w:proofErr w:type="spellStart"/>
      <w:r w:rsidR="00BA5E54" w:rsidRPr="00483E4A">
        <w:rPr>
          <w:rFonts w:ascii="Courier New" w:hAnsi="Courier New" w:cs="Courier New"/>
          <w:sz w:val="24"/>
          <w:szCs w:val="24"/>
          <w:rPrChange w:id="65" w:author="anonymous" w:date="2026-06-18T17:23:00Z">
            <w:rPr/>
          </w:rPrChange>
        </w:rPr>
        <w:t>gnome</w:t>
      </w:r>
      <w:proofErr w:type="spellEnd"/>
      <w:r w:rsidR="00BA5E54" w:rsidRPr="00483E4A">
        <w:rPr>
          <w:rFonts w:ascii="Courier New" w:hAnsi="Courier New" w:cs="Courier New"/>
          <w:sz w:val="24"/>
          <w:szCs w:val="24"/>
          <w:rPrChange w:id="66" w:author="anonymous" w:date="2026-06-18T17:23:00Z">
            <w:rPr/>
          </w:rPrChange>
        </w:rPr>
        <w:t>/</w:t>
      </w:r>
      <w:proofErr w:type="spellStart"/>
      <w:r w:rsidR="00BA5E54" w:rsidRPr="00483E4A">
        <w:rPr>
          <w:rFonts w:ascii="Courier New" w:hAnsi="Courier New" w:cs="Courier New"/>
          <w:sz w:val="24"/>
          <w:szCs w:val="24"/>
          <w:rPrChange w:id="67" w:author="anonymous" w:date="2026-06-18T17:23:00Z">
            <w:rPr/>
          </w:rPrChange>
        </w:rPr>
        <w:t>keyrings</w:t>
      </w:r>
      <w:proofErr w:type="spellEnd"/>
      <w:r w:rsidR="00BA5E54" w:rsidRPr="00483E4A">
        <w:rPr>
          <w:rFonts w:ascii="Courier New" w:hAnsi="Courier New" w:cs="Courier New"/>
          <w:sz w:val="24"/>
          <w:szCs w:val="24"/>
          <w:rPrChange w:id="68" w:author="anonymous" w:date="2026-06-18T17:23:00Z">
            <w:rPr/>
          </w:rPrChange>
        </w:rPr>
        <w:t>/</w:t>
      </w:r>
      <w:r w:rsidR="00BA5E54" w:rsidRPr="00BA5E54">
        <w:t>)</w:t>
      </w:r>
      <w:r>
        <w:t xml:space="preserve">. Основной формат </w:t>
      </w:r>
      <w:r w:rsidR="0026324B">
        <w:t>–</w:t>
      </w:r>
      <w:r>
        <w:t xml:space="preserve"> бинарный файл с </w:t>
      </w:r>
      <w:proofErr w:type="gramStart"/>
      <w:r>
        <w:t>расширением .</w:t>
      </w:r>
      <w:proofErr w:type="spellStart"/>
      <w:r>
        <w:t>keyring</w:t>
      </w:r>
      <w:proofErr w:type="spellEnd"/>
      <w:proofErr w:type="gramEnd"/>
      <w:r>
        <w:t xml:space="preserve">, содержащий зашифрованные данные. Начиная с версии GNOME </w:t>
      </w:r>
      <w:proofErr w:type="spellStart"/>
      <w:r>
        <w:t>Keyring</w:t>
      </w:r>
      <w:proofErr w:type="spellEnd"/>
      <w:r>
        <w:t xml:space="preserve"> 3.x также используется формат на основе стандарта PKCS#11</w:t>
      </w:r>
      <w:r w:rsidR="007348BA" w:rsidRPr="007348BA">
        <w:t xml:space="preserve"> [</w:t>
      </w:r>
      <w:r w:rsidR="007348BA">
        <w:fldChar w:fldCharType="begin"/>
      </w:r>
      <w:r w:rsidR="007348BA">
        <w:instrText xml:space="preserve"> REF ref1 \r \h </w:instrText>
      </w:r>
      <w:r w:rsidR="007348BA">
        <w:fldChar w:fldCharType="separate"/>
      </w:r>
      <w:r w:rsidR="007348BA">
        <w:t>1</w:t>
      </w:r>
      <w:r w:rsidR="007348BA">
        <w:fldChar w:fldCharType="end"/>
      </w:r>
      <w:r w:rsidR="007348BA" w:rsidRPr="007348BA">
        <w:t>]</w:t>
      </w:r>
      <w:r>
        <w:t xml:space="preserve"> для хранения сертификатов и криптографических ключей.</w:t>
      </w:r>
    </w:p>
    <w:p w14:paraId="55FBDA5C" w14:textId="77777777" w:rsidR="008D0CF5" w:rsidRDefault="003675AA" w:rsidP="008D0CF5">
      <w:pPr>
        <w:pStyle w:val="732-0"/>
      </w:pPr>
      <w:r w:rsidRPr="0090083D">
        <w:rPr>
          <w:noProof/>
        </w:rPr>
        <w:lastRenderedPageBreak/>
        <w:drawing>
          <wp:inline distT="0" distB="0" distL="0" distR="0" wp14:anchorId="6252312B" wp14:editId="06352847">
            <wp:extent cx="5428329" cy="5231765"/>
            <wp:effectExtent l="0" t="0" r="1270" b="6985"/>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432538" cy="5235822"/>
                    </a:xfrm>
                    <a:prstGeom prst="rect">
                      <a:avLst/>
                    </a:prstGeom>
                  </pic:spPr>
                </pic:pic>
              </a:graphicData>
            </a:graphic>
          </wp:inline>
        </w:drawing>
      </w:r>
      <w:r w:rsidRPr="00166B43">
        <w:t xml:space="preserve"> </w:t>
      </w:r>
    </w:p>
    <w:p w14:paraId="6A7E1BE6" w14:textId="39F4D363" w:rsidR="003675AA" w:rsidRDefault="003675AA" w:rsidP="008D0CF5">
      <w:pPr>
        <w:pStyle w:val="732-1"/>
        <w:rPr>
          <w:rStyle w:val="732-7"/>
        </w:rPr>
      </w:pPr>
      <w:commentRangeStart w:id="69"/>
      <w:r w:rsidRPr="00166B43">
        <w:rPr>
          <w:rStyle w:val="732-7"/>
        </w:rPr>
        <w:t xml:space="preserve">Рисунок 1.1 </w:t>
      </w:r>
      <w:commentRangeEnd w:id="69"/>
      <w:r w:rsidR="00483E4A">
        <w:rPr>
          <w:rStyle w:val="afc"/>
        </w:rPr>
        <w:commentReference w:id="69"/>
      </w:r>
      <w:r w:rsidRPr="00166B43">
        <w:rPr>
          <w:rStyle w:val="732-7"/>
        </w:rPr>
        <w:t xml:space="preserve">– Компонентная </w:t>
      </w:r>
      <w:commentRangeStart w:id="70"/>
      <w:r w:rsidRPr="00166B43">
        <w:rPr>
          <w:rStyle w:val="732-7"/>
        </w:rPr>
        <w:t xml:space="preserve">архитектура </w:t>
      </w:r>
      <w:commentRangeEnd w:id="70"/>
      <w:r w:rsidR="00483E4A">
        <w:rPr>
          <w:rStyle w:val="afc"/>
        </w:rPr>
        <w:commentReference w:id="70"/>
      </w:r>
      <w:r w:rsidRPr="00166B43">
        <w:rPr>
          <w:rStyle w:val="732-7"/>
        </w:rPr>
        <w:t xml:space="preserve">GNOME </w:t>
      </w:r>
      <w:proofErr w:type="spellStart"/>
      <w:r w:rsidRPr="00166B43">
        <w:rPr>
          <w:rStyle w:val="732-7"/>
        </w:rPr>
        <w:t>Keyring</w:t>
      </w:r>
      <w:proofErr w:type="spellEnd"/>
      <w:r w:rsidRPr="00166B43">
        <w:rPr>
          <w:rStyle w:val="732-7"/>
        </w:rPr>
        <w:t>: от вызова приложения до зашифрованного файла на диске.</w:t>
      </w:r>
    </w:p>
    <w:p w14:paraId="005E6040" w14:textId="77777777" w:rsidR="008D0CF5" w:rsidRPr="008D0CF5" w:rsidRDefault="008D0CF5" w:rsidP="008D0CF5">
      <w:pPr>
        <w:pStyle w:val="732-1"/>
      </w:pPr>
    </w:p>
    <w:p w14:paraId="1F579152" w14:textId="40ADBDE2" w:rsidR="003F36FB" w:rsidRPr="00C556AB" w:rsidRDefault="003F36FB" w:rsidP="00B549D6">
      <w:pPr>
        <w:pStyle w:val="3"/>
        <w:pPrChange w:id="71" w:author="anonymous" w:date="2026-06-18T17:27:00Z">
          <w:pPr>
            <w:pStyle w:val="3"/>
          </w:pPr>
        </w:pPrChange>
      </w:pPr>
      <w:bookmarkStart w:id="72" w:name="_Toc232584288"/>
      <w:proofErr w:type="spellStart"/>
      <w:r w:rsidRPr="00C556AB">
        <w:t>Межпроцессное</w:t>
      </w:r>
      <w:proofErr w:type="spellEnd"/>
      <w:r w:rsidRPr="00C556AB">
        <w:t xml:space="preserve"> взаимодействие через D-</w:t>
      </w:r>
      <w:proofErr w:type="spellStart"/>
      <w:r w:rsidRPr="00C556AB">
        <w:t>Bus</w:t>
      </w:r>
      <w:bookmarkEnd w:id="72"/>
      <w:proofErr w:type="spellEnd"/>
    </w:p>
    <w:p w14:paraId="7D6EA8D6" w14:textId="476A2FC4" w:rsidR="003F36FB" w:rsidRPr="008773BE" w:rsidRDefault="003F36FB" w:rsidP="003F36FB">
      <w:r>
        <w:t>Ключевым механизмом взаимодействия компонентов системы является шина сообщений D-</w:t>
      </w:r>
      <w:proofErr w:type="spellStart"/>
      <w:r>
        <w:t>Bus</w:t>
      </w:r>
      <w:proofErr w:type="spellEnd"/>
      <w:r>
        <w:t>. D-</w:t>
      </w:r>
      <w:proofErr w:type="spellStart"/>
      <w:r>
        <w:t>Bus</w:t>
      </w:r>
      <w:proofErr w:type="spellEnd"/>
      <w:r>
        <w:t xml:space="preserve"> </w:t>
      </w:r>
      <w:r w:rsidR="00A41E12">
        <w:t xml:space="preserve">– </w:t>
      </w:r>
      <w:r>
        <w:t xml:space="preserve">стандартный механизм </w:t>
      </w:r>
      <w:proofErr w:type="spellStart"/>
      <w:r>
        <w:t>межпроцессного</w:t>
      </w:r>
      <w:proofErr w:type="spellEnd"/>
      <w:r>
        <w:t xml:space="preserve"> взаимодействия в </w:t>
      </w:r>
      <w:proofErr w:type="spellStart"/>
      <w:r>
        <w:t>Linux</w:t>
      </w:r>
      <w:proofErr w:type="spellEnd"/>
      <w:r>
        <w:t xml:space="preserve">, предоставляющий унифицированный способ обмена сообщениями между приложениями в рамках одной системы. В контексте GNOME </w:t>
      </w:r>
      <w:proofErr w:type="spellStart"/>
      <w:r>
        <w:t>Keyring</w:t>
      </w:r>
      <w:proofErr w:type="spellEnd"/>
      <w:r>
        <w:t xml:space="preserve"> D-</w:t>
      </w:r>
      <w:proofErr w:type="spellStart"/>
      <w:r>
        <w:t>Bus</w:t>
      </w:r>
      <w:proofErr w:type="spellEnd"/>
      <w:r>
        <w:t xml:space="preserve"> выполняет роль транспортного уровня между клиентскими приложениями и демоном.</w:t>
      </w:r>
    </w:p>
    <w:p w14:paraId="195026D6" w14:textId="59297E77" w:rsidR="003F36FB" w:rsidRDefault="003F36FB" w:rsidP="003F36FB">
      <w:r>
        <w:t xml:space="preserve">GNOME </w:t>
      </w:r>
      <w:proofErr w:type="spellStart"/>
      <w:r>
        <w:t>Keyring</w:t>
      </w:r>
      <w:proofErr w:type="spellEnd"/>
      <w:r>
        <w:t xml:space="preserve"> реализует спецификацию </w:t>
      </w:r>
      <w:proofErr w:type="spellStart"/>
      <w:r>
        <w:t>Secret</w:t>
      </w:r>
      <w:proofErr w:type="spellEnd"/>
      <w:r>
        <w:t xml:space="preserve"> Service API, разработанную совместно проектами GNOME и KDE и опубликованную на сайте freedesktop.org. </w:t>
      </w:r>
      <w:r w:rsidR="00AA1F84">
        <w:t>С</w:t>
      </w:r>
      <w:r>
        <w:t>пецификация описывает стандартный D-</w:t>
      </w:r>
      <w:proofErr w:type="spellStart"/>
      <w:r>
        <w:t>Bus</w:t>
      </w:r>
      <w:proofErr w:type="spellEnd"/>
      <w:r>
        <w:t xml:space="preserve"> интерфейс для хранения секретов, что позволяет приложениям работать независимо от </w:t>
      </w:r>
      <w:r>
        <w:lastRenderedPageBreak/>
        <w:t>конкретной реализации хранилища. Спецификация вводит иерархическую модель данных: сервис содержит коллекции (аналог хранилищ), каждая коллекция содержит элементы (отдельные секреты), каждый элемент имеет набор атрибутов для поиска и зашифрованное значение.</w:t>
      </w:r>
    </w:p>
    <w:p w14:paraId="32EE946B" w14:textId="6A615E37" w:rsidR="003F36FB" w:rsidRDefault="003F36FB" w:rsidP="003F36FB">
      <w:r>
        <w:t>Важной особенностью модели безопасности D-</w:t>
      </w:r>
      <w:proofErr w:type="spellStart"/>
      <w:r>
        <w:t>Bus</w:t>
      </w:r>
      <w:proofErr w:type="spellEnd"/>
      <w:r>
        <w:t xml:space="preserve"> применительно к GNOME </w:t>
      </w:r>
      <w:proofErr w:type="spellStart"/>
      <w:r>
        <w:t>Keyring</w:t>
      </w:r>
      <w:proofErr w:type="spellEnd"/>
      <w:r>
        <w:t xml:space="preserve"> является то, что в разблокированном состоянии любое приложение, выполняющееся от имени текущего пользователя и имеющее доступ к сессионной шине, способно запросить любой секрет без дополнительной аутентификации. </w:t>
      </w:r>
      <w:r w:rsidR="00AA1F84">
        <w:t>По</w:t>
      </w:r>
      <w:r>
        <w:t>ведение зафиксировано как уязвимость CVE-2018-19358</w:t>
      </w:r>
      <w:r w:rsidR="00C556AB" w:rsidRPr="00C556AB">
        <w:t xml:space="preserve"> </w:t>
      </w:r>
      <w:r w:rsidR="0034041E" w:rsidRPr="0034041E">
        <w:t>[</w:t>
      </w:r>
      <w:r w:rsidR="0034041E">
        <w:fldChar w:fldCharType="begin"/>
      </w:r>
      <w:r w:rsidR="0034041E">
        <w:instrText xml:space="preserve"> REF ref4 \r \h </w:instrText>
      </w:r>
      <w:r w:rsidR="0034041E">
        <w:fldChar w:fldCharType="separate"/>
      </w:r>
      <w:r w:rsidR="0034041E">
        <w:t>4</w:t>
      </w:r>
      <w:r w:rsidR="0034041E">
        <w:fldChar w:fldCharType="end"/>
      </w:r>
      <w:r w:rsidR="0034041E" w:rsidRPr="0034041E">
        <w:t>]</w:t>
      </w:r>
      <w:r>
        <w:t xml:space="preserve">, однако проект GNOME расценивает его как соответствующее задокументированной модели безопасности: предполагается, что </w:t>
      </w:r>
      <w:proofErr w:type="spellStart"/>
      <w:r>
        <w:t>недоверенным</w:t>
      </w:r>
      <w:proofErr w:type="spellEnd"/>
      <w:r>
        <w:t xml:space="preserve"> приложениям не должен предоставляться доступ к сессионной шине изначально. Это принципиальное архитектурное решение существенно отличает GNOME </w:t>
      </w:r>
      <w:proofErr w:type="spellStart"/>
      <w:r>
        <w:t>Keyring</w:t>
      </w:r>
      <w:proofErr w:type="spellEnd"/>
      <w:r>
        <w:t xml:space="preserve"> от аналогичных систем на </w:t>
      </w:r>
      <w:proofErr w:type="spellStart"/>
      <w:r>
        <w:t>macOS</w:t>
      </w:r>
      <w:proofErr w:type="spellEnd"/>
      <w:r>
        <w:t xml:space="preserve"> (</w:t>
      </w:r>
      <w:proofErr w:type="spellStart"/>
      <w:r>
        <w:t>Keychain</w:t>
      </w:r>
      <w:proofErr w:type="spellEnd"/>
      <w:r>
        <w:t xml:space="preserve">) и </w:t>
      </w:r>
      <w:proofErr w:type="spellStart"/>
      <w:r>
        <w:t>Windows</w:t>
      </w:r>
      <w:proofErr w:type="spellEnd"/>
      <w:r>
        <w:t xml:space="preserve"> (DPAPI), где доступ к секретам разграничивается на уровне отдельных приложений.</w:t>
      </w:r>
    </w:p>
    <w:p w14:paraId="05C09AF3" w14:textId="682DD808" w:rsidR="003F36FB" w:rsidRDefault="003F36FB" w:rsidP="00B549D6">
      <w:pPr>
        <w:pStyle w:val="3"/>
        <w:pPrChange w:id="73" w:author="anonymous" w:date="2026-06-18T17:27:00Z">
          <w:pPr>
            <w:pStyle w:val="3"/>
          </w:pPr>
        </w:pPrChange>
      </w:pPr>
      <w:bookmarkStart w:id="74" w:name="_Toc232584289"/>
      <w:r>
        <w:t>Мастер-пароль и модель защиты данных</w:t>
      </w:r>
      <w:bookmarkEnd w:id="74"/>
    </w:p>
    <w:p w14:paraId="49051A18" w14:textId="00CB48A4" w:rsidR="003F36FB" w:rsidRDefault="003F36FB" w:rsidP="003F36FB">
      <w:r>
        <w:t xml:space="preserve">Центральным элементом модели безопасности GNOME </w:t>
      </w:r>
      <w:proofErr w:type="spellStart"/>
      <w:r>
        <w:t>Keyring</w:t>
      </w:r>
      <w:proofErr w:type="spellEnd"/>
      <w:r>
        <w:t xml:space="preserve"> является мастер-пароль </w:t>
      </w:r>
      <w:r w:rsidR="0024630A">
        <w:rPr>
          <w:rFonts w:eastAsia="Times New Roman"/>
        </w:rPr>
        <w:t>–</w:t>
      </w:r>
      <w:r>
        <w:t xml:space="preserve"> единственный секрет, который пользователь обязан помнить для получения доступа к хранилищу. Мастер-пароль защищает всё содержимое отдельной коллекции и никогда не сохраняется на диске ни в каком виде.</w:t>
      </w:r>
    </w:p>
    <w:p w14:paraId="63C6DEF0" w14:textId="57C6B5D8" w:rsidR="003F36FB" w:rsidRDefault="007277E6" w:rsidP="003F36FB">
      <w:r>
        <w:t xml:space="preserve">Механизм защиты данных мастер-паролем в GNOME </w:t>
      </w:r>
      <w:proofErr w:type="spellStart"/>
      <w:r>
        <w:t>Keyring</w:t>
      </w:r>
      <w:proofErr w:type="spellEnd"/>
      <w:r>
        <w:t xml:space="preserve"> устроен следующим образом [</w:t>
      </w:r>
      <w:r w:rsidR="00E777D8">
        <w:fldChar w:fldCharType="begin"/>
      </w:r>
      <w:r w:rsidR="00E777D8">
        <w:instrText xml:space="preserve"> REF ref5 \r \h </w:instrText>
      </w:r>
      <w:r w:rsidR="00E777D8">
        <w:fldChar w:fldCharType="separate"/>
      </w:r>
      <w:r w:rsidR="00E777D8">
        <w:t>5</w:t>
      </w:r>
      <w:r w:rsidR="00E777D8">
        <w:fldChar w:fldCharType="end"/>
      </w:r>
      <w:r>
        <w:t>]: п</w:t>
      </w:r>
      <w:r w:rsidR="00217DBC">
        <w:t>ри создании хранилища или смене мастер-пароля система генерирует случайную соль и применяет к паролю функцию деривации ключа (</w:t>
      </w:r>
      <w:proofErr w:type="spellStart"/>
      <w:r w:rsidR="00217DBC">
        <w:t>key</w:t>
      </w:r>
      <w:proofErr w:type="spellEnd"/>
      <w:r w:rsidR="00217DBC">
        <w:t xml:space="preserve"> </w:t>
      </w:r>
      <w:proofErr w:type="spellStart"/>
      <w:r w:rsidR="00217DBC">
        <w:t>derivation</w:t>
      </w:r>
      <w:proofErr w:type="spellEnd"/>
      <w:r w:rsidR="00217DBC">
        <w:t xml:space="preserve"> </w:t>
      </w:r>
      <w:proofErr w:type="spellStart"/>
      <w:r w:rsidR="00217DBC">
        <w:t>function</w:t>
      </w:r>
      <w:proofErr w:type="spellEnd"/>
      <w:r w:rsidR="00217DBC">
        <w:t xml:space="preserve">, KDF) </w:t>
      </w:r>
      <w:r w:rsidR="00217DBC">
        <w:rPr>
          <w:rFonts w:eastAsia="Times New Roman"/>
        </w:rPr>
        <w:t>–</w:t>
      </w:r>
      <w:r w:rsidR="00217DBC">
        <w:t xml:space="preserve"> алгоритм, который преобразует пароль и соль в криптографический ключ фиксированной длины, устойчивый к атакам перебором за счёт многократного повторения вычислительно затратных операций. Этим ключом шифруется содержимое хранилища, после чего ключ уничтожается. На диске сохраняются соль, параметры KDF (то есть параметры, задающие конкретный алгоритм деривации и число итераций) и зашифрованный </w:t>
      </w:r>
      <w:r w:rsidR="00217DBC">
        <w:lastRenderedPageBreak/>
        <w:t>блок данных. При следующем открытии хранилища пользователь вводит мастер-пароль, система воссоздаёт ключ из пароля и соли, расшифровывает данные и сохраняет ключ в защищённой области памяти на время сессии.</w:t>
      </w:r>
    </w:p>
    <w:p w14:paraId="2B71DA98" w14:textId="7130205B" w:rsidR="00D55809" w:rsidRDefault="003F36FB" w:rsidP="00555914">
      <w:pPr>
        <w:rPr>
          <w:ins w:id="75" w:author="anonymous" w:date="2026-06-18T17:26:00Z"/>
        </w:rPr>
      </w:pPr>
      <w:r>
        <w:t xml:space="preserve">Специальным случаем является хранилище </w:t>
      </w:r>
      <w:proofErr w:type="spellStart"/>
      <w:proofErr w:type="gramStart"/>
      <w:r>
        <w:t>login.keyring</w:t>
      </w:r>
      <w:proofErr w:type="spellEnd"/>
      <w:proofErr w:type="gramEnd"/>
      <w:r>
        <w:t xml:space="preserve">, мастер-пароль которого по умолчанию совпадает с паролем входа пользователя в систему. Синхронизация обеспечивается через модуль PAM pam_gnome_keyring.so: при успешной аутентификации пользователя PAM автоматически передаёт введённый пароль демону GNOME </w:t>
      </w:r>
      <w:proofErr w:type="spellStart"/>
      <w:r>
        <w:t>Keyring</w:t>
      </w:r>
      <w:proofErr w:type="spellEnd"/>
      <w:r>
        <w:t xml:space="preserve">, который использует его для разблокировки хранилища </w:t>
      </w:r>
      <w:proofErr w:type="spellStart"/>
      <w:r>
        <w:t>login</w:t>
      </w:r>
      <w:proofErr w:type="spellEnd"/>
      <w:r>
        <w:t xml:space="preserve">. </w:t>
      </w:r>
      <w:r w:rsidR="000906CD" w:rsidRPr="000906CD">
        <w:t>Таким образом, разблокировка хранилища происходит прозрачно</w:t>
      </w:r>
      <w:ins w:id="76" w:author="anonymous" w:date="2026-06-18T17:26:00Z">
        <w:r w:rsidR="00B549D6">
          <w:t>,</w:t>
        </w:r>
      </w:ins>
      <w:del w:id="77" w:author="anonymous" w:date="2026-06-18T17:26:00Z">
        <w:r w:rsidR="000906CD" w:rsidRPr="000906CD" w:rsidDel="00B549D6">
          <w:delText xml:space="preserve"> </w:delText>
        </w:r>
        <w:r w:rsidR="00E824F9" w:rsidDel="00B549D6">
          <w:delText>-</w:delText>
        </w:r>
      </w:del>
      <w:r w:rsidR="000906CD" w:rsidRPr="000906CD">
        <w:t xml:space="preserve"> одновременно со входом в систему и без отдельных запросов пароля</w:t>
      </w:r>
      <w:r w:rsidR="0077702D">
        <w:t>.</w:t>
      </w:r>
    </w:p>
    <w:p w14:paraId="74439D18" w14:textId="77777777" w:rsidR="00B549D6" w:rsidRDefault="00B549D6" w:rsidP="00B549D6">
      <w:pPr>
        <w:pStyle w:val="3"/>
        <w:rPr>
          <w:ins w:id="78" w:author="anonymous" w:date="2026-06-18T17:26:00Z"/>
        </w:rPr>
        <w:pPrChange w:id="79" w:author="anonymous" w:date="2026-06-18T17:27:00Z">
          <w:pPr>
            <w:pStyle w:val="3"/>
            <w:numPr>
              <w:numId w:val="45"/>
            </w:numPr>
          </w:pPr>
        </w:pPrChange>
      </w:pPr>
      <w:ins w:id="80" w:author="anonymous" w:date="2026-06-18T17:26:00Z">
        <w:r w:rsidRPr="00436C54">
          <w:t xml:space="preserve">GNOME </w:t>
        </w:r>
        <w:proofErr w:type="spellStart"/>
        <w:r w:rsidRPr="00436C54">
          <w:t>Keyring</w:t>
        </w:r>
        <w:proofErr w:type="spellEnd"/>
        <w:r w:rsidRPr="00436C54">
          <w:t xml:space="preserve"> в составе </w:t>
        </w:r>
        <w:proofErr w:type="spellStart"/>
        <w:r w:rsidRPr="00436C54">
          <w:t>Linux</w:t>
        </w:r>
        <w:proofErr w:type="spellEnd"/>
        <w:r w:rsidRPr="00436C54">
          <w:t>-окружения</w:t>
        </w:r>
      </w:ins>
    </w:p>
    <w:p w14:paraId="60EEA8BD" w14:textId="77777777" w:rsidR="00B549D6" w:rsidRDefault="00B549D6" w:rsidP="00B549D6">
      <w:pPr>
        <w:rPr>
          <w:ins w:id="81" w:author="anonymous" w:date="2026-06-18T17:26:00Z"/>
        </w:rPr>
      </w:pPr>
      <w:ins w:id="82" w:author="anonymous" w:date="2026-06-18T17:26:00Z">
        <w:r>
          <w:t xml:space="preserve">GNOME </w:t>
        </w:r>
        <w:proofErr w:type="spellStart"/>
        <w:r>
          <w:t>Keyring</w:t>
        </w:r>
        <w:proofErr w:type="spellEnd"/>
        <w:r>
          <w:t xml:space="preserve"> интегрирован с рядом подсистем ОС, что обеспечивает прозрачную работу для конечного пользователя. Интеграция с PAM позволяет автоматически разблокировать хранилище при входе в систему. И</w:t>
        </w:r>
        <w:r w:rsidRPr="007E5D8E">
          <w:t xml:space="preserve">сторически демон включал собственную реализацию SSH-агента, от которой отказались в связи с отсутствием поддержки современных типов ключей (Ed25519, FIDO/U2F). В актуальных версиях используется компонент </w:t>
        </w:r>
        <w:proofErr w:type="spellStart"/>
        <w:r w:rsidRPr="007E5D8E">
          <w:t>gcr-ssh-agent</w:t>
        </w:r>
        <w:proofErr w:type="spellEnd"/>
        <w:r w:rsidRPr="007E5D8E">
          <w:t xml:space="preserve"> </w:t>
        </w:r>
        <w:r>
          <w:t>-</w:t>
        </w:r>
        <w:r w:rsidRPr="007E5D8E">
          <w:t xml:space="preserve"> обёртка над штатным </w:t>
        </w:r>
        <w:proofErr w:type="spellStart"/>
        <w:r w:rsidRPr="007E5D8E">
          <w:t>ssh-agent</w:t>
        </w:r>
        <w:proofErr w:type="spellEnd"/>
        <w:r w:rsidRPr="007E5D8E">
          <w:t xml:space="preserve"> из </w:t>
        </w:r>
        <w:proofErr w:type="spellStart"/>
        <w:r w:rsidRPr="007E5D8E">
          <w:t>OpenSSH</w:t>
        </w:r>
        <w:proofErr w:type="spellEnd"/>
        <w:r w:rsidRPr="007E5D8E">
          <w:t xml:space="preserve">, обеспечивающая хранение парольных фраз в </w:t>
        </w:r>
        <w:r>
          <w:t xml:space="preserve">GNOME </w:t>
        </w:r>
        <w:proofErr w:type="spellStart"/>
        <w:r>
          <w:t>Keyring</w:t>
        </w:r>
        <w:proofErr w:type="spellEnd"/>
        <w:r>
          <w:t xml:space="preserve"> </w:t>
        </w:r>
        <w:r w:rsidRPr="007E5D8E">
          <w:t>и их автоматическую передачу при установке SSH-соединений.</w:t>
        </w:r>
        <w:r>
          <w:t xml:space="preserve"> Интеграция с </w:t>
        </w:r>
        <w:proofErr w:type="spellStart"/>
        <w:r>
          <w:t>NetworkManager</w:t>
        </w:r>
        <w:proofErr w:type="spellEnd"/>
        <w:r>
          <w:t xml:space="preserve"> обеспечивает хранение паролей от </w:t>
        </w:r>
        <w:proofErr w:type="spellStart"/>
        <w:r>
          <w:t>Wi-Fi</w:t>
        </w:r>
        <w:proofErr w:type="spellEnd"/>
        <w:r>
          <w:t xml:space="preserve"> сетей и VPN-соединений. Браузеры на базе </w:t>
        </w:r>
        <w:proofErr w:type="spellStart"/>
        <w:r>
          <w:t>Chromium</w:t>
        </w:r>
        <w:proofErr w:type="spellEnd"/>
        <w:r>
          <w:t xml:space="preserve"> и </w:t>
        </w:r>
        <w:proofErr w:type="spellStart"/>
        <w:r>
          <w:t>Firefox</w:t>
        </w:r>
        <w:proofErr w:type="spellEnd"/>
        <w:r>
          <w:t xml:space="preserve"> используют GNOME </w:t>
        </w:r>
        <w:proofErr w:type="spellStart"/>
        <w:r>
          <w:t>Keyring</w:t>
        </w:r>
        <w:proofErr w:type="spellEnd"/>
        <w:r>
          <w:t xml:space="preserve"> для хранения сохранённых паролей от веб-сайтов через </w:t>
        </w:r>
        <w:proofErr w:type="spellStart"/>
        <w:r>
          <w:t>libsecret</w:t>
        </w:r>
        <w:proofErr w:type="spellEnd"/>
        <w:r>
          <w:t>.</w:t>
        </w:r>
      </w:ins>
    </w:p>
    <w:p w14:paraId="5E562570" w14:textId="77777777" w:rsidR="00B549D6" w:rsidRDefault="00B549D6" w:rsidP="00555914"/>
    <w:p w14:paraId="7E5922C4" w14:textId="5B998435" w:rsidR="00383D04" w:rsidRDefault="00B53ECE" w:rsidP="0087778C">
      <w:pPr>
        <w:pStyle w:val="732-0"/>
      </w:pPr>
      <w:r w:rsidRPr="0087778C">
        <w:rPr>
          <w:noProof/>
        </w:rPr>
        <w:lastRenderedPageBreak/>
        <w:drawing>
          <wp:inline distT="0" distB="0" distL="0" distR="0" wp14:anchorId="3753DFF4" wp14:editId="2AE9922A">
            <wp:extent cx="5890979" cy="4579951"/>
            <wp:effectExtent l="0" t="0" r="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2">
                      <a:extLst>
                        <a:ext uri="{28A0092B-C50C-407E-A947-70E740481C1C}">
                          <a14:useLocalDpi xmlns:a14="http://schemas.microsoft.com/office/drawing/2010/main" val="0"/>
                        </a:ext>
                      </a:extLst>
                    </a:blip>
                    <a:srcRect t="5194" b="13774"/>
                    <a:stretch/>
                  </pic:blipFill>
                  <pic:spPr bwMode="auto">
                    <a:xfrm>
                      <a:off x="0" y="0"/>
                      <a:ext cx="5910321" cy="4594988"/>
                    </a:xfrm>
                    <a:prstGeom prst="rect">
                      <a:avLst/>
                    </a:prstGeom>
                    <a:noFill/>
                    <a:ln>
                      <a:noFill/>
                    </a:ln>
                    <a:extLst>
                      <a:ext uri="{53640926-AAD7-44D8-BBD7-CCE9431645EC}">
                        <a14:shadowObscured xmlns:a14="http://schemas.microsoft.com/office/drawing/2010/main"/>
                      </a:ext>
                    </a:extLst>
                  </pic:spPr>
                </pic:pic>
              </a:graphicData>
            </a:graphic>
          </wp:inline>
        </w:drawing>
      </w:r>
    </w:p>
    <w:p w14:paraId="090B7166" w14:textId="170A0809" w:rsidR="00D55809" w:rsidRDefault="00D55809" w:rsidP="00D55809">
      <w:pPr>
        <w:pStyle w:val="732-1"/>
        <w:jc w:val="both"/>
      </w:pPr>
    </w:p>
    <w:p w14:paraId="29CDDB4C" w14:textId="6B953DFA" w:rsidR="00D55809" w:rsidRPr="0087778C" w:rsidRDefault="00D55809" w:rsidP="0087778C">
      <w:pPr>
        <w:pStyle w:val="732-1"/>
        <w:rPr>
          <w:rStyle w:val="732-7"/>
        </w:rPr>
      </w:pPr>
      <w:r w:rsidRPr="0087778C">
        <w:rPr>
          <w:rStyle w:val="732-7"/>
        </w:rPr>
        <w:t>Рисунок 1.2 – Аутентификация пользователя и сохранение пароля в PAM</w:t>
      </w:r>
    </w:p>
    <w:p w14:paraId="76E2FAA9" w14:textId="051FA697" w:rsidR="00D55809" w:rsidRDefault="00D55809" w:rsidP="0087778C">
      <w:pPr>
        <w:pStyle w:val="732-1"/>
        <w:jc w:val="both"/>
        <w:rPr>
          <w:ins w:id="83" w:author="anonymous" w:date="2026-06-18T17:26:00Z"/>
        </w:rPr>
      </w:pPr>
    </w:p>
    <w:p w14:paraId="71CBB430" w14:textId="52A2CBD4" w:rsidR="00B549D6" w:rsidRPr="005E00C2" w:rsidRDefault="00B549D6" w:rsidP="00B549D6">
      <w:pPr>
        <w:pStyle w:val="2"/>
        <w:rPr>
          <w:ins w:id="84" w:author="anonymous" w:date="2026-06-18T17:26:00Z"/>
        </w:rPr>
        <w:pPrChange w:id="85" w:author="anonymous" w:date="2026-06-18T17:27:00Z">
          <w:pPr>
            <w:pStyle w:val="2"/>
            <w:numPr>
              <w:numId w:val="46"/>
            </w:numPr>
          </w:pPr>
        </w:pPrChange>
      </w:pPr>
      <w:ins w:id="86" w:author="anonymous" w:date="2026-06-18T17:27:00Z">
        <w:r>
          <w:t>Альтернативные</w:t>
        </w:r>
      </w:ins>
      <w:ins w:id="87" w:author="anonymous" w:date="2026-06-18T17:26:00Z">
        <w:r>
          <w:t xml:space="preserve"> </w:t>
        </w:r>
        <w:r w:rsidRPr="005E00C2">
          <w:t>менеджер</w:t>
        </w:r>
      </w:ins>
      <w:ins w:id="88" w:author="anonymous" w:date="2026-06-18T17:27:00Z">
        <w:r>
          <w:t>ы</w:t>
        </w:r>
      </w:ins>
      <w:ins w:id="89" w:author="anonymous" w:date="2026-06-18T17:26:00Z">
        <w:r w:rsidRPr="005E00C2">
          <w:t xml:space="preserve"> паролей в </w:t>
        </w:r>
        <w:proofErr w:type="spellStart"/>
        <w:r w:rsidRPr="005E00C2">
          <w:t>Linux</w:t>
        </w:r>
        <w:proofErr w:type="spellEnd"/>
        <w:r w:rsidRPr="005E00C2">
          <w:t>-системах</w:t>
        </w:r>
      </w:ins>
    </w:p>
    <w:p w14:paraId="2ECC8874" w14:textId="77777777" w:rsidR="00B549D6" w:rsidRDefault="00B549D6" w:rsidP="00B549D6">
      <w:pPr>
        <w:rPr>
          <w:ins w:id="90" w:author="anonymous" w:date="2026-06-18T17:26:00Z"/>
        </w:rPr>
      </w:pPr>
      <w:ins w:id="91" w:author="anonymous" w:date="2026-06-18T17:26:00Z">
        <w:r w:rsidRPr="001D6D64">
          <w:t xml:space="preserve">Задача защищённого хранения секретных данных в </w:t>
        </w:r>
        <w:proofErr w:type="spellStart"/>
        <w:r w:rsidRPr="001D6D64">
          <w:t>Linux</w:t>
        </w:r>
        <w:proofErr w:type="spellEnd"/>
        <w:r w:rsidRPr="001D6D64">
          <w:t>-системах решается принципиально различными подходами, выбор между которыми определяется тремя ключевыми критериями: моделью разграничения доступа, применяемыми криптографическими решениями и степенью интеграции с</w:t>
        </w:r>
        <w:r>
          <w:t xml:space="preserve"> ОС</w:t>
        </w:r>
        <w:r w:rsidRPr="001D6D64">
          <w:t xml:space="preserve">. Анализ альтернативных реализаций через призму этих критериев позволяет выявить архитектурные решения, специфичные именно для GNOME </w:t>
        </w:r>
        <w:proofErr w:type="spellStart"/>
        <w:r w:rsidRPr="001D6D64">
          <w:t>Keyring</w:t>
        </w:r>
        <w:proofErr w:type="spellEnd"/>
        <w:r w:rsidRPr="001D6D64">
          <w:t>, и отделить их от общих для всего класса систем свойств</w:t>
        </w:r>
        <w:r>
          <w:t>,</w:t>
        </w:r>
        <w:r w:rsidRPr="001D6D64">
          <w:t xml:space="preserve"> что является необходимым условием для корректной постановки задачи аудита безопасности.</w:t>
        </w:r>
      </w:ins>
    </w:p>
    <w:p w14:paraId="2A469B97" w14:textId="77777777" w:rsidR="00B549D6" w:rsidRDefault="00B549D6" w:rsidP="0087778C">
      <w:pPr>
        <w:pStyle w:val="732-1"/>
        <w:jc w:val="both"/>
      </w:pPr>
    </w:p>
    <w:p w14:paraId="7E857C72" w14:textId="061B92F1" w:rsidR="0087778C" w:rsidRDefault="00A3564F" w:rsidP="0087778C">
      <w:pPr>
        <w:pStyle w:val="732-0"/>
      </w:pPr>
      <w:r>
        <w:rPr>
          <w:noProof/>
        </w:rPr>
        <w:lastRenderedPageBreak/>
        <w:drawing>
          <wp:inline distT="0" distB="0" distL="0" distR="0" wp14:anchorId="01C0A5A6" wp14:editId="1A3DBAF0">
            <wp:extent cx="5674460" cy="5510463"/>
            <wp:effectExtent l="0" t="0" r="2540"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13">
                      <a:extLst>
                        <a:ext uri="{28A0092B-C50C-407E-A947-70E740481C1C}">
                          <a14:useLocalDpi xmlns:a14="http://schemas.microsoft.com/office/drawing/2010/main" val="0"/>
                        </a:ext>
                      </a:extLst>
                    </a:blip>
                    <a:srcRect t="4172"/>
                    <a:stretch/>
                  </pic:blipFill>
                  <pic:spPr bwMode="auto">
                    <a:xfrm>
                      <a:off x="0" y="0"/>
                      <a:ext cx="5680301" cy="5516136"/>
                    </a:xfrm>
                    <a:prstGeom prst="rect">
                      <a:avLst/>
                    </a:prstGeom>
                    <a:noFill/>
                    <a:ln>
                      <a:noFill/>
                    </a:ln>
                    <a:extLst>
                      <a:ext uri="{53640926-AAD7-44D8-BBD7-CCE9431645EC}">
                        <a14:shadowObscured xmlns:a14="http://schemas.microsoft.com/office/drawing/2010/main"/>
                      </a:ext>
                    </a:extLst>
                  </pic:spPr>
                </pic:pic>
              </a:graphicData>
            </a:graphic>
          </wp:inline>
        </w:drawing>
      </w:r>
    </w:p>
    <w:p w14:paraId="52232C63" w14:textId="6E385172" w:rsidR="0087778C" w:rsidRDefault="0087778C" w:rsidP="00555914">
      <w:pPr>
        <w:pStyle w:val="732-1"/>
      </w:pPr>
      <w:r w:rsidRPr="0087778C">
        <w:rPr>
          <w:rStyle w:val="732-7"/>
        </w:rPr>
        <w:t>Рисунок 1.</w:t>
      </w:r>
      <w:r w:rsidRPr="00555914">
        <w:rPr>
          <w:rStyle w:val="732-7"/>
        </w:rPr>
        <w:t>3</w:t>
      </w:r>
      <w:r w:rsidRPr="0087778C">
        <w:rPr>
          <w:rStyle w:val="732-7"/>
        </w:rPr>
        <w:t xml:space="preserve"> – </w:t>
      </w:r>
      <w:r>
        <w:rPr>
          <w:rStyle w:val="732-7"/>
        </w:rPr>
        <w:t xml:space="preserve">Разблокировка хранилища </w:t>
      </w:r>
      <w:proofErr w:type="gramStart"/>
      <w:r>
        <w:rPr>
          <w:rStyle w:val="732-7"/>
          <w:lang w:val="en-US"/>
        </w:rPr>
        <w:t>login</w:t>
      </w:r>
      <w:r w:rsidRPr="00555914">
        <w:rPr>
          <w:rStyle w:val="732-7"/>
        </w:rPr>
        <w:t>.</w:t>
      </w:r>
      <w:r>
        <w:rPr>
          <w:rStyle w:val="732-7"/>
          <w:lang w:val="en-US"/>
        </w:rPr>
        <w:t>keyring</w:t>
      </w:r>
      <w:proofErr w:type="gramEnd"/>
      <w:r w:rsidRPr="00555914">
        <w:rPr>
          <w:rStyle w:val="732-7"/>
        </w:rPr>
        <w:t xml:space="preserve"> </w:t>
      </w:r>
      <w:r>
        <w:rPr>
          <w:rStyle w:val="732-7"/>
        </w:rPr>
        <w:t xml:space="preserve">демоном </w:t>
      </w:r>
      <w:r>
        <w:rPr>
          <w:rStyle w:val="732-7"/>
          <w:lang w:val="en-US"/>
        </w:rPr>
        <w:t>gnome</w:t>
      </w:r>
      <w:r w:rsidRPr="00555914">
        <w:rPr>
          <w:rStyle w:val="732-7"/>
        </w:rPr>
        <w:t>-</w:t>
      </w:r>
      <w:r>
        <w:rPr>
          <w:rStyle w:val="732-7"/>
          <w:lang w:val="en-US"/>
        </w:rPr>
        <w:t>keyring</w:t>
      </w:r>
      <w:r w:rsidRPr="00555914">
        <w:rPr>
          <w:rStyle w:val="732-7"/>
        </w:rPr>
        <w:t>-</w:t>
      </w:r>
      <w:r>
        <w:rPr>
          <w:rStyle w:val="732-7"/>
          <w:lang w:val="en-US"/>
        </w:rPr>
        <w:t>daemon</w:t>
      </w:r>
    </w:p>
    <w:p w14:paraId="4E961FB6" w14:textId="77777777" w:rsidR="0087778C" w:rsidRPr="0087778C" w:rsidRDefault="0087778C" w:rsidP="0087778C">
      <w:pPr>
        <w:pStyle w:val="732-1"/>
      </w:pPr>
    </w:p>
    <w:p w14:paraId="4A20EB2F" w14:textId="02B7A3DE" w:rsidR="003F36FB" w:rsidDel="00B549D6" w:rsidRDefault="00436C54" w:rsidP="00B549D6">
      <w:pPr>
        <w:pStyle w:val="3"/>
        <w:rPr>
          <w:del w:id="92" w:author="anonymous" w:date="2026-06-18T17:26:00Z"/>
        </w:rPr>
        <w:pPrChange w:id="93" w:author="anonymous" w:date="2026-06-18T17:27:00Z">
          <w:pPr>
            <w:pStyle w:val="3"/>
          </w:pPr>
        </w:pPrChange>
      </w:pPr>
      <w:bookmarkStart w:id="94" w:name="_Toc232584290"/>
      <w:del w:id="95" w:author="anonymous" w:date="2026-06-18T17:26:00Z">
        <w:r w:rsidRPr="00436C54" w:rsidDel="00B549D6">
          <w:delText>GNOME Keyring в составе Linux-окружения</w:delText>
        </w:r>
        <w:bookmarkEnd w:id="94"/>
      </w:del>
    </w:p>
    <w:p w14:paraId="1AB444C7" w14:textId="55FBF9A8" w:rsidR="003F36FB" w:rsidDel="00B549D6" w:rsidRDefault="003F36FB" w:rsidP="00B549D6">
      <w:pPr>
        <w:pStyle w:val="3"/>
        <w:rPr>
          <w:del w:id="96" w:author="anonymous" w:date="2026-06-18T17:26:00Z"/>
        </w:rPr>
        <w:pPrChange w:id="97" w:author="anonymous" w:date="2026-06-18T17:27:00Z">
          <w:pPr/>
        </w:pPrChange>
      </w:pPr>
      <w:del w:id="98" w:author="anonymous" w:date="2026-06-18T17:26:00Z">
        <w:r w:rsidDel="00B549D6">
          <w:delText>GNOME Keyring интегрирован с рядом подсистем</w:delText>
        </w:r>
        <w:r w:rsidR="003B1AEA" w:rsidDel="00B549D6">
          <w:delText xml:space="preserve"> ОС</w:delText>
        </w:r>
        <w:r w:rsidDel="00B549D6">
          <w:delText xml:space="preserve">, что обеспечивает прозрачную работу для конечного пользователя. Интеграция с PAM позволяет автоматически разблокировать хранилище при входе в систему. </w:delText>
        </w:r>
        <w:r w:rsidR="001F0137" w:rsidDel="00B549D6">
          <w:delText>И</w:delText>
        </w:r>
        <w:r w:rsidR="007E5D8E" w:rsidRPr="007E5D8E" w:rsidDel="00B549D6">
          <w:delText xml:space="preserve">сторически демон включал собственную реализацию SSH-агента, от которой отказались в связи с отсутствием поддержки современных типов ключей (Ed25519, FIDO/U2F). В актуальных версиях используется компонент gcr-ssh-agent </w:delText>
        </w:r>
        <w:r w:rsidR="002E01AF" w:rsidDel="00B549D6">
          <w:delText>-</w:delText>
        </w:r>
        <w:r w:rsidR="007E5D8E" w:rsidRPr="007E5D8E" w:rsidDel="00B549D6">
          <w:delText xml:space="preserve"> обёртка над штатным ssh-agent из OpenSSH, обеспечивающая хранение </w:delText>
        </w:r>
        <w:r w:rsidR="007E5D8E" w:rsidRPr="007E5D8E" w:rsidDel="00B549D6">
          <w:lastRenderedPageBreak/>
          <w:delText xml:space="preserve">парольных фраз в </w:delText>
        </w:r>
        <w:r w:rsidR="009D29C9" w:rsidDel="00B549D6">
          <w:delText xml:space="preserve">GNOME Keyring </w:delText>
        </w:r>
        <w:r w:rsidR="007E5D8E" w:rsidRPr="007E5D8E" w:rsidDel="00B549D6">
          <w:delText>и их автоматическую передачу при установке SSH-соединений.</w:delText>
        </w:r>
        <w:r w:rsidDel="00B549D6">
          <w:delText xml:space="preserve"> Интеграция с NetworkManager обеспечивает хранение паролей от Wi-Fi сетей и VPN-соединений. Браузеры на базе Chromium и Firefox используют GNOME Keyring для хранения сохранённых паролей от веб-сайтов через libsecret.</w:delText>
        </w:r>
      </w:del>
    </w:p>
    <w:p w14:paraId="10BF416A" w14:textId="1EA87AF5" w:rsidR="003F36FB" w:rsidRPr="005E00C2" w:rsidDel="00B549D6" w:rsidRDefault="003F36FB" w:rsidP="00B549D6">
      <w:pPr>
        <w:pStyle w:val="3"/>
        <w:rPr>
          <w:del w:id="99" w:author="anonymous" w:date="2026-06-18T17:26:00Z"/>
        </w:rPr>
        <w:pPrChange w:id="100" w:author="anonymous" w:date="2026-06-18T17:27:00Z">
          <w:pPr>
            <w:pStyle w:val="2"/>
          </w:pPr>
        </w:pPrChange>
      </w:pPr>
      <w:bookmarkStart w:id="101" w:name="_Toc227495054"/>
      <w:bookmarkStart w:id="102" w:name="_Toc232584291"/>
      <w:del w:id="103" w:author="anonymous" w:date="2026-06-18T17:26:00Z">
        <w:r w:rsidRPr="005E00C2" w:rsidDel="00B549D6">
          <w:delText>Сравнительн</w:delText>
        </w:r>
      </w:del>
      <w:ins w:id="104" w:author="Михаил Назаров" w:date="2026-06-17T01:47:00Z">
        <w:del w:id="105" w:author="anonymous" w:date="2026-06-18T17:26:00Z">
          <w:r w:rsidR="002B0CBA" w:rsidRPr="002B0CBA" w:rsidDel="00B549D6">
            <w:delText>ая характеристика</w:delText>
          </w:r>
          <w:r w:rsidR="00C13F4F" w:rsidDel="00B549D6">
            <w:delText xml:space="preserve"> </w:delText>
          </w:r>
        </w:del>
      </w:ins>
      <w:del w:id="106" w:author="anonymous" w:date="2026-06-18T17:26:00Z">
        <w:r w:rsidRPr="005E00C2" w:rsidDel="00B549D6">
          <w:delText xml:space="preserve">ый </w:delText>
        </w:r>
        <w:r w:rsidRPr="00AA1F84" w:rsidDel="00B549D6">
          <w:rPr>
            <w:highlight w:val="yellow"/>
            <w:rPrChange w:id="107" w:author="anonymous" w:date="2026-05-28T12:18:00Z">
              <w:rPr/>
            </w:rPrChange>
          </w:rPr>
          <w:delText>обзор</w:delText>
        </w:r>
        <w:r w:rsidRPr="005E00C2" w:rsidDel="00B549D6">
          <w:delText xml:space="preserve"> менеджеров паролей в Linux-системах</w:delText>
        </w:r>
        <w:bookmarkEnd w:id="101"/>
        <w:bookmarkEnd w:id="102"/>
      </w:del>
    </w:p>
    <w:p w14:paraId="52BBD5A1" w14:textId="4B2F5080" w:rsidR="00C30F22" w:rsidDel="00B549D6" w:rsidRDefault="001D6D64" w:rsidP="00B549D6">
      <w:pPr>
        <w:pStyle w:val="3"/>
        <w:rPr>
          <w:del w:id="108" w:author="anonymous" w:date="2026-06-18T17:26:00Z"/>
        </w:rPr>
        <w:pPrChange w:id="109" w:author="anonymous" w:date="2026-06-18T17:27:00Z">
          <w:pPr/>
        </w:pPrChange>
      </w:pPr>
      <w:bookmarkStart w:id="110" w:name="_Toc227495055"/>
      <w:del w:id="111" w:author="anonymous" w:date="2026-06-18T17:26:00Z">
        <w:r w:rsidRPr="001D6D64" w:rsidDel="00B549D6">
          <w:delText>Задача защищённого хранения секретных данных в Linux-системах решается принципиально различными подходами, выбор между которыми определяется тремя ключевыми критериями: моделью разграничения доступа, применяемыми криптографическими решениями и степенью интеграции с</w:delText>
        </w:r>
        <w:r w:rsidR="003B1AEA" w:rsidDel="00B549D6">
          <w:delText xml:space="preserve"> ОС</w:delText>
        </w:r>
        <w:r w:rsidRPr="001D6D64" w:rsidDel="00B549D6">
          <w:delText>. Анализ альтернативных реализаций через призму этих критериев позволяет выявить архитектурные решения, специфичные именно для GNOME Keyring, и отделить их от общих для всего класса систем свойств</w:delText>
        </w:r>
        <w:r w:rsidR="00AA1F84" w:rsidDel="00B549D6">
          <w:delText>,</w:delText>
        </w:r>
        <w:r w:rsidRPr="001D6D64" w:rsidDel="00B549D6">
          <w:delText xml:space="preserve"> что является необходимым условием для корректной постановки задачи аудита безопасности.</w:delText>
        </w:r>
      </w:del>
    </w:p>
    <w:p w14:paraId="0CA88A67" w14:textId="3EA47B2D" w:rsidR="003F36FB" w:rsidRDefault="003F36FB" w:rsidP="00B549D6">
      <w:pPr>
        <w:pStyle w:val="3"/>
        <w:pPrChange w:id="112" w:author="anonymous" w:date="2026-06-18T17:27:00Z">
          <w:pPr>
            <w:pStyle w:val="3"/>
          </w:pPr>
        </w:pPrChange>
      </w:pPr>
      <w:bookmarkStart w:id="113" w:name="_Toc232584292"/>
      <w:proofErr w:type="spellStart"/>
      <w:r>
        <w:t>KWallet</w:t>
      </w:r>
      <w:bookmarkEnd w:id="110"/>
      <w:bookmarkEnd w:id="113"/>
      <w:proofErr w:type="spellEnd"/>
    </w:p>
    <w:p w14:paraId="38D23921" w14:textId="6C34E5D6" w:rsidR="003F36FB" w:rsidRDefault="003F36FB" w:rsidP="00C31FAE">
      <w:proofErr w:type="spellStart"/>
      <w:r>
        <w:t>KWallet</w:t>
      </w:r>
      <w:proofErr w:type="spellEnd"/>
      <w:r>
        <w:t xml:space="preserve"> </w:t>
      </w:r>
      <w:ins w:id="114" w:author="anonymous" w:date="2026-06-18T17:27:00Z">
        <w:r w:rsidR="00B549D6">
          <w:t>–</w:t>
        </w:r>
      </w:ins>
      <w:del w:id="115" w:author="anonymous" w:date="2026-06-18T17:27:00Z">
        <w:r w:rsidR="00C8042A" w:rsidDel="00B549D6">
          <w:delText>-</w:delText>
        </w:r>
      </w:del>
      <w:r>
        <w:t xml:space="preserve"> система хранения секретов рабочего окружения KDE, являющаяся прямым аналогом GNOME </w:t>
      </w:r>
      <w:proofErr w:type="spellStart"/>
      <w:r>
        <w:t>Keyring</w:t>
      </w:r>
      <w:proofErr w:type="spellEnd"/>
      <w:r>
        <w:t xml:space="preserve"> в экосистеме KDE </w:t>
      </w:r>
      <w:proofErr w:type="spellStart"/>
      <w:r>
        <w:t>Plasma</w:t>
      </w:r>
      <w:proofErr w:type="spellEnd"/>
      <w:r>
        <w:t xml:space="preserve">. Система также реализует Secret Service API, что обеспечивает совместимость с приложениями, написанными под </w:t>
      </w:r>
      <w:proofErr w:type="spellStart"/>
      <w:r>
        <w:t>libsecret</w:t>
      </w:r>
      <w:proofErr w:type="spellEnd"/>
      <w:r>
        <w:t>.</w:t>
      </w:r>
    </w:p>
    <w:p w14:paraId="73E68B2A" w14:textId="5C2030FC" w:rsidR="003F36FB" w:rsidRDefault="003F36FB" w:rsidP="00B6515E">
      <w:r>
        <w:t xml:space="preserve">С архитектурной точки зрения </w:t>
      </w:r>
      <w:proofErr w:type="spellStart"/>
      <w:r>
        <w:t>KWallet</w:t>
      </w:r>
      <w:proofErr w:type="spellEnd"/>
      <w:r>
        <w:t xml:space="preserve"> схож с GNOME </w:t>
      </w:r>
      <w:proofErr w:type="spellStart"/>
      <w:r>
        <w:t>Keyring</w:t>
      </w:r>
      <w:proofErr w:type="spellEnd"/>
      <w:r>
        <w:t xml:space="preserve">: фоновый демон </w:t>
      </w:r>
      <w:proofErr w:type="spellStart"/>
      <w:r w:rsidRPr="00E105F3">
        <w:rPr>
          <w:rStyle w:val="af4"/>
          <w:rFonts w:ascii="Courier New" w:hAnsi="Courier New" w:cs="Courier New"/>
          <w:sz w:val="24"/>
          <w:szCs w:val="24"/>
        </w:rPr>
        <w:t>kwalletd</w:t>
      </w:r>
      <w:proofErr w:type="spellEnd"/>
      <w:r>
        <w:t xml:space="preserve"> хранит секреты в зашифрованных файлах-кошельках, доступ предоставляется через D-</w:t>
      </w:r>
      <w:proofErr w:type="spellStart"/>
      <w:r>
        <w:t>Bus</w:t>
      </w:r>
      <w:proofErr w:type="spellEnd"/>
      <w:r>
        <w:t xml:space="preserve">. Однако модель безопасности </w:t>
      </w:r>
      <w:proofErr w:type="spellStart"/>
      <w:r>
        <w:t>KWallet</w:t>
      </w:r>
      <w:proofErr w:type="spellEnd"/>
      <w:r>
        <w:t xml:space="preserve"> принципиально отличается: система разграничивает доступ на уровне отдельных приложений. </w:t>
      </w:r>
      <w:r w:rsidR="00B6515E" w:rsidRPr="00B6515E">
        <w:t xml:space="preserve">При первом обращении нового приложения к кошельку пользователю показывается диалог с запросом разрешения, и решение сохраняется. Формально это обеспечивает разграничение доступа на уровне приложений: даже при разблокированном кошельке произвольное приложение не получит доступ к чужим секретам без явного разрешения пользователя. </w:t>
      </w:r>
      <w:r w:rsidR="00B6515E" w:rsidRPr="00B6515E">
        <w:lastRenderedPageBreak/>
        <w:t xml:space="preserve">Однако следует отметить существенное ограничение модели: </w:t>
      </w:r>
      <w:proofErr w:type="spellStart"/>
      <w:r w:rsidR="00B6515E" w:rsidRPr="00B6515E">
        <w:t>KWallet</w:t>
      </w:r>
      <w:proofErr w:type="spellEnd"/>
      <w:r w:rsidR="00B6515E" w:rsidRPr="00B6515E">
        <w:t xml:space="preserve"> идентифицирует обращающееся приложение по имени исполняемого файла, передаваемому через D-</w:t>
      </w:r>
      <w:proofErr w:type="spellStart"/>
      <w:r w:rsidR="00B6515E" w:rsidRPr="00B6515E">
        <w:t>Bus</w:t>
      </w:r>
      <w:proofErr w:type="spellEnd"/>
      <w:r w:rsidR="00B6515E" w:rsidRPr="00B6515E">
        <w:t xml:space="preserve">, что не является аутентификацией в криптографическом смысле. Любое приложение, выполняющееся от имени пользователя, может представиться чужим именем при подключении к сессионной шине, после чего получит доступ ко всем разрешениям, ранее выданным легитимному приложению. Таким образом, защита эффективна против непреднамеренного доступа со стороны корректно работающих приложений, но не против целенаправленной атаки вредоносного </w:t>
      </w:r>
      <w:r w:rsidR="003B40C5">
        <w:t>программного обеспечения</w:t>
      </w:r>
      <w:r w:rsidR="00B6515E" w:rsidRPr="00B6515E">
        <w:t xml:space="preserve"> в той же сессии.</w:t>
      </w:r>
    </w:p>
    <w:p w14:paraId="5876B5A6" w14:textId="4DF4B631" w:rsidR="008773BE" w:rsidRDefault="00F219C0" w:rsidP="008773BE">
      <w:r w:rsidRPr="00F219C0">
        <w:t xml:space="preserve">Для шифрования </w:t>
      </w:r>
      <w:proofErr w:type="spellStart"/>
      <w:r w:rsidRPr="00F219C0">
        <w:t>KWallet</w:t>
      </w:r>
      <w:proofErr w:type="spellEnd"/>
      <w:r w:rsidRPr="00F219C0">
        <w:t xml:space="preserve"> по умолчанию использует алгоритм </w:t>
      </w:r>
      <w:proofErr w:type="spellStart"/>
      <w:r w:rsidRPr="00F219C0">
        <w:t>Blowfish</w:t>
      </w:r>
      <w:proofErr w:type="spellEnd"/>
      <w:r w:rsidRPr="00F219C0">
        <w:t xml:space="preserve"> в режиме CBC; ключ длиной 156 бит получается путём однократного х</w:t>
      </w:r>
      <w:r w:rsidR="00C84BB7">
        <w:t>е</w:t>
      </w:r>
      <w:r w:rsidRPr="00F219C0">
        <w:t>ширования пароля алгоритмом SHA-1, без применения функции деривации с растягиванием ключа. Опционально хранилище может быть зашифровано через GPG, что обеспечивает более стойкие криптографические гарантии за счёт использования AES внутри GPG и парольной защиты GPG-ключа, однако этот режим требует ручной настройки и не используется по умолчанию</w:t>
      </w:r>
      <w:r w:rsidR="008773BE" w:rsidRPr="008773BE">
        <w:t>.</w:t>
      </w:r>
    </w:p>
    <w:p w14:paraId="14329BCD" w14:textId="26C57452" w:rsidR="003F36FB" w:rsidRDefault="003F36FB" w:rsidP="00B549D6">
      <w:pPr>
        <w:pStyle w:val="3"/>
        <w:pPrChange w:id="116" w:author="anonymous" w:date="2026-06-18T17:27:00Z">
          <w:pPr>
            <w:pStyle w:val="3"/>
          </w:pPr>
        </w:pPrChange>
      </w:pPr>
      <w:bookmarkStart w:id="117" w:name="_Toc227495056"/>
      <w:bookmarkStart w:id="118" w:name="_Toc232584293"/>
      <w:proofErr w:type="spellStart"/>
      <w:r>
        <w:t>pass</w:t>
      </w:r>
      <w:bookmarkEnd w:id="117"/>
      <w:bookmarkEnd w:id="118"/>
      <w:proofErr w:type="spellEnd"/>
    </w:p>
    <w:p w14:paraId="748FC091" w14:textId="6D04D3F8" w:rsidR="003F36FB" w:rsidRDefault="003F36FB" w:rsidP="00C31FAE">
      <w:proofErr w:type="spellStart"/>
      <w:r w:rsidRPr="00F301E1">
        <w:rPr>
          <w:rStyle w:val="af4"/>
          <w:rFonts w:ascii="Courier New" w:hAnsi="Courier New" w:cs="Courier New"/>
          <w:sz w:val="24"/>
          <w:szCs w:val="24"/>
        </w:rPr>
        <w:t>pass</w:t>
      </w:r>
      <w:proofErr w:type="spellEnd"/>
      <w:r>
        <w:t xml:space="preserve"> </w:t>
      </w:r>
      <w:r w:rsidR="0024630A">
        <w:rPr>
          <w:rFonts w:eastAsia="Times New Roman"/>
        </w:rPr>
        <w:t>–</w:t>
      </w:r>
      <w:r>
        <w:t xml:space="preserve"> минималистичный менеджер паролей командной строки, реализующий принципиально иной подход к хранению секретов. Каждый пароль хранится в отдельном файле, зашифрованном с помощью GPG-ключа пользователя. Дерево паролей представляет собой обычную файловую структуру в каталоге </w:t>
      </w:r>
      <w:r w:rsidRPr="00F301E1">
        <w:rPr>
          <w:rStyle w:val="af4"/>
          <w:rFonts w:ascii="Courier New" w:hAnsi="Courier New" w:cs="Courier New"/>
          <w:sz w:val="24"/>
          <w:szCs w:val="24"/>
        </w:rPr>
        <w:t>~</w:t>
      </w:r>
      <w:proofErr w:type="gramStart"/>
      <w:r w:rsidRPr="00F301E1">
        <w:rPr>
          <w:rStyle w:val="af4"/>
          <w:rFonts w:ascii="Courier New" w:hAnsi="Courier New" w:cs="Courier New"/>
          <w:sz w:val="24"/>
          <w:szCs w:val="24"/>
        </w:rPr>
        <w:t>/.</w:t>
      </w:r>
      <w:proofErr w:type="spellStart"/>
      <w:r w:rsidRPr="00F301E1">
        <w:rPr>
          <w:rStyle w:val="af4"/>
          <w:rFonts w:ascii="Courier New" w:hAnsi="Courier New" w:cs="Courier New"/>
          <w:sz w:val="24"/>
          <w:szCs w:val="24"/>
        </w:rPr>
        <w:t>password</w:t>
      </w:r>
      <w:proofErr w:type="gramEnd"/>
      <w:r w:rsidRPr="00F301E1">
        <w:rPr>
          <w:rStyle w:val="af4"/>
          <w:rFonts w:ascii="Courier New" w:hAnsi="Courier New" w:cs="Courier New"/>
          <w:sz w:val="24"/>
          <w:szCs w:val="24"/>
        </w:rPr>
        <w:t>-store</w:t>
      </w:r>
      <w:proofErr w:type="spellEnd"/>
      <w:r w:rsidRPr="00F301E1">
        <w:rPr>
          <w:rStyle w:val="af4"/>
          <w:rFonts w:ascii="Courier New" w:hAnsi="Courier New" w:cs="Courier New"/>
          <w:sz w:val="24"/>
          <w:szCs w:val="24"/>
        </w:rPr>
        <w:t>/</w:t>
      </w:r>
      <w:r w:rsidRPr="00F301E1">
        <w:rPr>
          <w:rFonts w:ascii="Courier New" w:hAnsi="Courier New" w:cs="Courier New"/>
          <w:sz w:val="24"/>
          <w:szCs w:val="24"/>
        </w:rPr>
        <w:t>,</w:t>
      </w:r>
      <w:r>
        <w:t xml:space="preserve"> которую можно синхронизировать через </w:t>
      </w:r>
      <w:proofErr w:type="spellStart"/>
      <w:r>
        <w:t>Git</w:t>
      </w:r>
      <w:proofErr w:type="spellEnd"/>
      <w:r>
        <w:t>.</w:t>
      </w:r>
    </w:p>
    <w:p w14:paraId="49DB6440" w14:textId="7EA0FA23" w:rsidR="003F36FB" w:rsidRDefault="003F36FB" w:rsidP="00C31FAE">
      <w:r>
        <w:t xml:space="preserve">Модель безопасности </w:t>
      </w:r>
      <w:proofErr w:type="spellStart"/>
      <w:r w:rsidRPr="002F0AF4">
        <w:rPr>
          <w:rStyle w:val="af4"/>
          <w:rFonts w:ascii="Courier New" w:hAnsi="Courier New" w:cs="Courier New"/>
          <w:sz w:val="24"/>
          <w:szCs w:val="24"/>
        </w:rPr>
        <w:t>pass</w:t>
      </w:r>
      <w:proofErr w:type="spellEnd"/>
      <w:r>
        <w:t xml:space="preserve"> основана на асимметричной криптографии: для шифрования используется публичный GPG-ключ, для расшифров</w:t>
      </w:r>
      <w:r w:rsidR="002F0AF4">
        <w:t>ания</w:t>
      </w:r>
      <w:r>
        <w:t xml:space="preserve"> </w:t>
      </w:r>
      <w:r w:rsidR="009C5B2E">
        <w:t>-</w:t>
      </w:r>
      <w:r>
        <w:t xml:space="preserve"> приватный. Стойкость системы определяется стойкостью GPG-ключа и надёжностью его парольной фразы. В отличие от GNOME </w:t>
      </w:r>
      <w:proofErr w:type="spellStart"/>
      <w:r>
        <w:t>Keyring</w:t>
      </w:r>
      <w:proofErr w:type="spellEnd"/>
      <w:r>
        <w:t xml:space="preserve">, </w:t>
      </w:r>
      <w:proofErr w:type="spellStart"/>
      <w:r w:rsidRPr="00E105F3">
        <w:rPr>
          <w:rStyle w:val="af4"/>
          <w:rFonts w:ascii="Courier New" w:hAnsi="Courier New" w:cs="Courier New"/>
          <w:sz w:val="24"/>
          <w:szCs w:val="24"/>
        </w:rPr>
        <w:t>pass</w:t>
      </w:r>
      <w:proofErr w:type="spellEnd"/>
      <w:r>
        <w:t xml:space="preserve"> не имеет фонового демона и не хранит расшифрованные данные в памяти между </w:t>
      </w:r>
      <w:r>
        <w:lastRenderedPageBreak/>
        <w:t xml:space="preserve">обращениями </w:t>
      </w:r>
      <w:r w:rsidR="000D1A35">
        <w:t>-</w:t>
      </w:r>
      <w:r>
        <w:t xml:space="preserve"> каждый запрос пароля требует отдельной операции расшифровки с вводом парольной фразы GPG-ключа (если не используется </w:t>
      </w:r>
      <w:proofErr w:type="spellStart"/>
      <w:r>
        <w:t>gpg-agent</w:t>
      </w:r>
      <w:proofErr w:type="spellEnd"/>
      <w:r>
        <w:t xml:space="preserve"> с кэшированием).</w:t>
      </w:r>
    </w:p>
    <w:p w14:paraId="00A1C28C" w14:textId="77777777" w:rsidR="003F36FB" w:rsidRDefault="003F36FB" w:rsidP="00C31FAE">
      <w:r>
        <w:t xml:space="preserve">Существенным преимуществом </w:t>
      </w:r>
      <w:proofErr w:type="spellStart"/>
      <w:r w:rsidRPr="00E105F3">
        <w:rPr>
          <w:rStyle w:val="af4"/>
          <w:rFonts w:ascii="Courier New" w:hAnsi="Courier New" w:cs="Courier New"/>
          <w:sz w:val="24"/>
          <w:szCs w:val="24"/>
        </w:rPr>
        <w:t>pass</w:t>
      </w:r>
      <w:proofErr w:type="spellEnd"/>
      <w:r>
        <w:t xml:space="preserve"> с точки зрения безопасности является прозрачность: каждый файл независимо зашифрован стандартным инструментом GPG, формат которого хорошо изучен и многократно проверен. Недостатком является отсутствие графического интерфейса в базовой версии и необходимость управления GPG-ключами.</w:t>
      </w:r>
    </w:p>
    <w:p w14:paraId="58B1196C" w14:textId="77777777" w:rsidR="003F36FB" w:rsidRDefault="003F36FB" w:rsidP="00B549D6">
      <w:pPr>
        <w:pStyle w:val="3"/>
        <w:pPrChange w:id="119" w:author="anonymous" w:date="2026-06-18T17:27:00Z">
          <w:pPr>
            <w:pStyle w:val="3"/>
          </w:pPr>
        </w:pPrChange>
      </w:pPr>
      <w:bookmarkStart w:id="120" w:name="_Toc227495057"/>
      <w:bookmarkStart w:id="121" w:name="_Toc232584294"/>
      <w:proofErr w:type="spellStart"/>
      <w:r>
        <w:t>KeePassXC</w:t>
      </w:r>
      <w:bookmarkEnd w:id="120"/>
      <w:bookmarkEnd w:id="121"/>
      <w:proofErr w:type="spellEnd"/>
    </w:p>
    <w:p w14:paraId="1D2936A7" w14:textId="3011BCB2" w:rsidR="003F36FB" w:rsidRDefault="003F36FB" w:rsidP="00C31FAE">
      <w:proofErr w:type="spellStart"/>
      <w:r>
        <w:t>KeePassXC</w:t>
      </w:r>
      <w:proofErr w:type="spellEnd"/>
      <w:r>
        <w:t xml:space="preserve"> </w:t>
      </w:r>
      <w:r w:rsidR="0024630A">
        <w:rPr>
          <w:rFonts w:eastAsia="Times New Roman"/>
        </w:rPr>
        <w:t>–</w:t>
      </w:r>
      <w:r>
        <w:t xml:space="preserve"> кроссплатформенный менеджер паролей с графическим интерфейсом, хранящий все секреты в едином зашифрованном файле базы данных формата KDBX. Формат KDBX версии 4 использует алгоритм AES-256-CBC или ChaCha20 для шифрования и Argon2 или AES-KDF для деривации ключа, что обеспечивает высокую устойчивость к атакам перебором.</w:t>
      </w:r>
    </w:p>
    <w:p w14:paraId="5122719E" w14:textId="0ACF9E26" w:rsidR="003F36FB" w:rsidRDefault="003F36FB" w:rsidP="00C31FAE">
      <w:r>
        <w:t xml:space="preserve">В отличие от GNOME </w:t>
      </w:r>
      <w:proofErr w:type="spellStart"/>
      <w:r>
        <w:t>Keyring</w:t>
      </w:r>
      <w:proofErr w:type="spellEnd"/>
      <w:r>
        <w:t xml:space="preserve"> и </w:t>
      </w:r>
      <w:proofErr w:type="spellStart"/>
      <w:r>
        <w:t>KWallet</w:t>
      </w:r>
      <w:proofErr w:type="spellEnd"/>
      <w:r>
        <w:t xml:space="preserve">, </w:t>
      </w:r>
      <w:proofErr w:type="spellStart"/>
      <w:r>
        <w:t>KeePassXC</w:t>
      </w:r>
      <w:proofErr w:type="spellEnd"/>
      <w:r>
        <w:t xml:space="preserve"> является автономным приложением, не интегрированным с </w:t>
      </w:r>
      <w:r w:rsidR="003B1AEA">
        <w:t xml:space="preserve">ОС </w:t>
      </w:r>
      <w:r>
        <w:t xml:space="preserve">на системном уровне. База данных открывается пользователем явно, и при закрытии приложения расшифрованные данные выгружаются из памяти. Интеграция с браузерами реализована через расширение </w:t>
      </w:r>
      <w:proofErr w:type="spellStart"/>
      <w:r>
        <w:t>KeePassXC-Browser</w:t>
      </w:r>
      <w:proofErr w:type="spellEnd"/>
      <w:r>
        <w:t xml:space="preserve">, взаимодействующее с приложением по локальному сокету. Дополнительно поддерживается аутентификация через аппаратный ключ </w:t>
      </w:r>
      <w:proofErr w:type="spellStart"/>
      <w:r>
        <w:t>YubiKey</w:t>
      </w:r>
      <w:proofErr w:type="spellEnd"/>
      <w:r>
        <w:t xml:space="preserve"> и файл-ключ в качестве второго фактора.</w:t>
      </w:r>
    </w:p>
    <w:p w14:paraId="12D5BEBD" w14:textId="6B3256C0" w:rsidR="0034696B" w:rsidRDefault="003F36FB" w:rsidP="00491F3F">
      <w:r>
        <w:t>Формат KDBX полностью задокументирован и имеет несколько независимых реализаций на разных языках программирования, что делает его удобным объектом для изучения принципов построения защищённых хранилищ.</w:t>
      </w:r>
    </w:p>
    <w:p w14:paraId="56FEB5C0" w14:textId="7F9ECC37" w:rsidR="003F36FB" w:rsidRDefault="003F36FB" w:rsidP="00B549D6">
      <w:pPr>
        <w:pStyle w:val="3"/>
        <w:pPrChange w:id="122" w:author="anonymous" w:date="2026-06-18T17:27:00Z">
          <w:pPr>
            <w:pStyle w:val="3"/>
          </w:pPr>
        </w:pPrChange>
      </w:pPr>
      <w:bookmarkStart w:id="123" w:name="_Toc227495058"/>
      <w:bookmarkStart w:id="124" w:name="_Toc232584295"/>
      <w:proofErr w:type="spellStart"/>
      <w:r>
        <w:t>Bitwarden</w:t>
      </w:r>
      <w:proofErr w:type="spellEnd"/>
      <w:r>
        <w:t xml:space="preserve"> / </w:t>
      </w:r>
      <w:proofErr w:type="spellStart"/>
      <w:r>
        <w:t>Vaultwarden</w:t>
      </w:r>
      <w:bookmarkEnd w:id="123"/>
      <w:bookmarkEnd w:id="124"/>
      <w:proofErr w:type="spellEnd"/>
    </w:p>
    <w:p w14:paraId="048F6144" w14:textId="39AAE2D6" w:rsidR="003F36FB" w:rsidRDefault="003F36FB" w:rsidP="00C31FAE">
      <w:proofErr w:type="spellStart"/>
      <w:r w:rsidRPr="008773BE">
        <w:t>Bitwarden</w:t>
      </w:r>
      <w:proofErr w:type="spellEnd"/>
      <w:r w:rsidRPr="008773BE">
        <w:t xml:space="preserve"> </w:t>
      </w:r>
      <w:r w:rsidR="0024630A">
        <w:rPr>
          <w:rFonts w:eastAsia="Times New Roman"/>
        </w:rPr>
        <w:t>–</w:t>
      </w:r>
      <w:r w:rsidRPr="008773BE">
        <w:t xml:space="preserve"> менеджер паролей с открытым исходным кодом, реализующий клиент-серверную архитектуру. Секреты хранятся на сервере в зашифрованном виде и синхронизируются между устройствами пользователя. Шифрование выполняется на стороне клиента до отправки</w:t>
      </w:r>
      <w:r>
        <w:t xml:space="preserve"> данных на сервер (</w:t>
      </w:r>
      <w:proofErr w:type="spellStart"/>
      <w:r>
        <w:t>end-to-end</w:t>
      </w:r>
      <w:proofErr w:type="spellEnd"/>
      <w:r>
        <w:t xml:space="preserve"> </w:t>
      </w:r>
      <w:proofErr w:type="spellStart"/>
      <w:r>
        <w:lastRenderedPageBreak/>
        <w:t>encryption</w:t>
      </w:r>
      <w:proofErr w:type="spellEnd"/>
      <w:r>
        <w:t>): сервер хранит только зашифрованный блок, не имея доступа к мастер-паролю или ключу шифрования.</w:t>
      </w:r>
    </w:p>
    <w:p w14:paraId="0B93315E" w14:textId="4CE1ACDF" w:rsidR="003F36FB" w:rsidRDefault="003F36FB" w:rsidP="00C31FAE">
      <w:r>
        <w:t xml:space="preserve">Для деривации ключа используется PBKDF2-SHA256 с настраиваемым числом итераций. Шифрование секретов осуществляется алгоритмом AES-256-CBC. На </w:t>
      </w:r>
      <w:proofErr w:type="spellStart"/>
      <w:r>
        <w:t>Linux</w:t>
      </w:r>
      <w:proofErr w:type="spellEnd"/>
      <w:r>
        <w:t xml:space="preserve"> клиентское приложение </w:t>
      </w:r>
      <w:proofErr w:type="spellStart"/>
      <w:r>
        <w:t>Bitwarden</w:t>
      </w:r>
      <w:proofErr w:type="spellEnd"/>
      <w:r>
        <w:t xml:space="preserve"> доступно в виде десктопного приложения и расширения браузера. </w:t>
      </w:r>
      <w:proofErr w:type="spellStart"/>
      <w:r>
        <w:t>Vaultwarden</w:t>
      </w:r>
      <w:proofErr w:type="spellEnd"/>
      <w:r>
        <w:t xml:space="preserve"> </w:t>
      </w:r>
      <w:r w:rsidR="0024630A">
        <w:rPr>
          <w:rFonts w:eastAsia="Times New Roman"/>
        </w:rPr>
        <w:t>–</w:t>
      </w:r>
      <w:r>
        <w:t xml:space="preserve"> альтернативная серверная реализация с открытым кодом, совместимая с клиентами </w:t>
      </w:r>
      <w:proofErr w:type="spellStart"/>
      <w:r>
        <w:t>Bitwarden</w:t>
      </w:r>
      <w:proofErr w:type="spellEnd"/>
      <w:r>
        <w:t>.</w:t>
      </w:r>
    </w:p>
    <w:p w14:paraId="00F594B6" w14:textId="428FC32A" w:rsidR="00C31FAE" w:rsidRDefault="003F36FB" w:rsidP="00491F3F">
      <w:r>
        <w:t xml:space="preserve">Принципиальным отличием от системных хранилищ типа GNOME </w:t>
      </w:r>
      <w:proofErr w:type="spellStart"/>
      <w:r>
        <w:t>Keyring</w:t>
      </w:r>
      <w:proofErr w:type="spellEnd"/>
      <w:r>
        <w:t xml:space="preserve"> является то, что </w:t>
      </w:r>
      <w:proofErr w:type="spellStart"/>
      <w:r>
        <w:t>Bitwarden</w:t>
      </w:r>
      <w:proofErr w:type="spellEnd"/>
      <w:r>
        <w:t xml:space="preserve"> не интегрирован с </w:t>
      </w:r>
      <w:r w:rsidR="003B1AEA">
        <w:t xml:space="preserve">ОС </w:t>
      </w:r>
      <w:r>
        <w:t>и предназначен прежде всего для хранения пользовательских паролей, а не системных секретов приложений.</w:t>
      </w:r>
    </w:p>
    <w:p w14:paraId="3E93E860" w14:textId="3481B83C" w:rsidR="003F36FB" w:rsidRDefault="00F12AA2" w:rsidP="00B549D6">
      <w:pPr>
        <w:pStyle w:val="3"/>
        <w:pPrChange w:id="125" w:author="anonymous" w:date="2026-06-18T17:27:00Z">
          <w:pPr>
            <w:pStyle w:val="3"/>
          </w:pPr>
        </w:pPrChange>
      </w:pPr>
      <w:bookmarkStart w:id="126" w:name="_Toc232584296"/>
      <w:r>
        <w:t>Сводная таблица</w:t>
      </w:r>
      <w:bookmarkEnd w:id="126"/>
    </w:p>
    <w:p w14:paraId="41BEE5E5" w14:textId="089870FE" w:rsidR="00DF71DB" w:rsidRDefault="003F36FB" w:rsidP="00DF71DB">
      <w:pPr>
        <w:pStyle w:val="af6"/>
        <w:spacing w:line="360" w:lineRule="auto"/>
      </w:pPr>
      <w:r>
        <w:t>Рассмотренные системы реализуют существенно различающиеся подходы к решению задачи хранения секретов, что отражает различие в целевых сценариях использования.</w:t>
      </w:r>
    </w:p>
    <w:p w14:paraId="2CFF9E9F" w14:textId="44623276" w:rsidR="00613D04" w:rsidRDefault="00DB7254" w:rsidP="00DB7254">
      <w:pPr>
        <w:pStyle w:val="af6"/>
        <w:spacing w:line="360" w:lineRule="auto"/>
        <w:rPr>
          <w:ins w:id="127" w:author="Михаил Назаров" w:date="2026-06-17T01:59:00Z"/>
        </w:rPr>
      </w:pPr>
      <w:r>
        <w:t xml:space="preserve">Таблица 1.1 </w:t>
      </w:r>
      <w:ins w:id="128" w:author="anonymous" w:date="2026-06-18T17:28:00Z">
        <w:r w:rsidR="00B549D6">
          <w:t>–</w:t>
        </w:r>
      </w:ins>
      <w:del w:id="129" w:author="anonymous" w:date="2026-06-18T17:28:00Z">
        <w:r w:rsidDel="00B549D6">
          <w:delText>-</w:delText>
        </w:r>
      </w:del>
      <w:r>
        <w:t xml:space="preserve"> Сравнительный анализ менеджеров паролей в </w:t>
      </w:r>
      <w:proofErr w:type="spellStart"/>
      <w:r>
        <w:t>Linux</w:t>
      </w:r>
      <w:proofErr w:type="spellEnd"/>
      <w:r>
        <w:t>-системах</w:t>
      </w:r>
    </w:p>
    <w:tbl>
      <w:tblPr>
        <w:tblStyle w:val="af0"/>
        <w:tblW w:w="0" w:type="auto"/>
        <w:tblLook w:val="04A0" w:firstRow="1" w:lastRow="0" w:firstColumn="1" w:lastColumn="0" w:noHBand="0" w:noVBand="1"/>
      </w:tblPr>
      <w:tblGrid>
        <w:gridCol w:w="1561"/>
        <w:gridCol w:w="1533"/>
        <w:gridCol w:w="1448"/>
        <w:gridCol w:w="1530"/>
        <w:gridCol w:w="1778"/>
        <w:gridCol w:w="1778"/>
      </w:tblGrid>
      <w:tr w:rsidR="008D5FD8" w14:paraId="27D96F4F" w14:textId="77777777" w:rsidTr="008D5FD8">
        <w:tc>
          <w:tcPr>
            <w:tcW w:w="1561" w:type="dxa"/>
            <w:vAlign w:val="center"/>
          </w:tcPr>
          <w:p w14:paraId="234491FC" w14:textId="33129B55" w:rsidR="008D5FD8" w:rsidRDefault="008D5FD8" w:rsidP="00B549D6">
            <w:pPr>
              <w:suppressAutoHyphens w:val="0"/>
              <w:spacing w:after="200" w:line="240" w:lineRule="auto"/>
              <w:ind w:firstLine="0"/>
              <w:jc w:val="center"/>
              <w:pPrChange w:id="130" w:author="anonymous" w:date="2026-06-18T17:28:00Z">
                <w:pPr>
                  <w:suppressAutoHyphens w:val="0"/>
                  <w:spacing w:after="200" w:line="276" w:lineRule="auto"/>
                  <w:ind w:firstLine="0"/>
                  <w:jc w:val="center"/>
                </w:pPr>
              </w:pPrChange>
            </w:pPr>
            <w:r>
              <w:rPr>
                <w:b/>
                <w:bCs/>
              </w:rPr>
              <w:t>Критерий</w:t>
            </w:r>
          </w:p>
        </w:tc>
        <w:tc>
          <w:tcPr>
            <w:tcW w:w="1533" w:type="dxa"/>
            <w:vAlign w:val="center"/>
          </w:tcPr>
          <w:p w14:paraId="18A13C14" w14:textId="6BDDECFC" w:rsidR="008D5FD8" w:rsidRDefault="008D5FD8" w:rsidP="00B549D6">
            <w:pPr>
              <w:suppressAutoHyphens w:val="0"/>
              <w:spacing w:after="200" w:line="240" w:lineRule="auto"/>
              <w:ind w:firstLine="0"/>
              <w:jc w:val="center"/>
              <w:pPrChange w:id="131" w:author="anonymous" w:date="2026-06-18T17:28:00Z">
                <w:pPr>
                  <w:suppressAutoHyphens w:val="0"/>
                  <w:spacing w:after="200" w:line="276" w:lineRule="auto"/>
                  <w:ind w:firstLine="0"/>
                  <w:jc w:val="center"/>
                </w:pPr>
              </w:pPrChange>
            </w:pPr>
            <w:r>
              <w:rPr>
                <w:b/>
                <w:bCs/>
              </w:rPr>
              <w:t xml:space="preserve">GNOME </w:t>
            </w:r>
            <w:proofErr w:type="spellStart"/>
            <w:r>
              <w:rPr>
                <w:b/>
                <w:bCs/>
              </w:rPr>
              <w:t>Keyring</w:t>
            </w:r>
            <w:proofErr w:type="spellEnd"/>
          </w:p>
        </w:tc>
        <w:tc>
          <w:tcPr>
            <w:tcW w:w="1448" w:type="dxa"/>
            <w:vAlign w:val="center"/>
          </w:tcPr>
          <w:p w14:paraId="7C8A8256" w14:textId="3BD968F9" w:rsidR="008D5FD8" w:rsidRDefault="008D5FD8" w:rsidP="00B549D6">
            <w:pPr>
              <w:suppressAutoHyphens w:val="0"/>
              <w:spacing w:after="200" w:line="240" w:lineRule="auto"/>
              <w:ind w:firstLine="0"/>
              <w:jc w:val="center"/>
              <w:pPrChange w:id="132" w:author="anonymous" w:date="2026-06-18T17:28:00Z">
                <w:pPr>
                  <w:suppressAutoHyphens w:val="0"/>
                  <w:spacing w:after="200" w:line="276" w:lineRule="auto"/>
                  <w:ind w:firstLine="0"/>
                  <w:jc w:val="center"/>
                </w:pPr>
              </w:pPrChange>
            </w:pPr>
            <w:proofErr w:type="spellStart"/>
            <w:r>
              <w:rPr>
                <w:b/>
                <w:bCs/>
              </w:rPr>
              <w:t>KWallet</w:t>
            </w:r>
            <w:proofErr w:type="spellEnd"/>
          </w:p>
        </w:tc>
        <w:tc>
          <w:tcPr>
            <w:tcW w:w="1530" w:type="dxa"/>
            <w:vAlign w:val="center"/>
          </w:tcPr>
          <w:p w14:paraId="68B70A7C" w14:textId="1E9CE1D0" w:rsidR="008D5FD8" w:rsidRDefault="008D5FD8" w:rsidP="00B549D6">
            <w:pPr>
              <w:suppressAutoHyphens w:val="0"/>
              <w:spacing w:after="200" w:line="240" w:lineRule="auto"/>
              <w:ind w:firstLine="0"/>
              <w:jc w:val="center"/>
              <w:pPrChange w:id="133" w:author="anonymous" w:date="2026-06-18T17:28:00Z">
                <w:pPr>
                  <w:suppressAutoHyphens w:val="0"/>
                  <w:spacing w:after="200" w:line="276" w:lineRule="auto"/>
                  <w:ind w:firstLine="0"/>
                  <w:jc w:val="center"/>
                </w:pPr>
              </w:pPrChange>
            </w:pPr>
            <w:proofErr w:type="spellStart"/>
            <w:r>
              <w:rPr>
                <w:b/>
                <w:bCs/>
              </w:rPr>
              <w:t>pass</w:t>
            </w:r>
            <w:proofErr w:type="spellEnd"/>
          </w:p>
        </w:tc>
        <w:tc>
          <w:tcPr>
            <w:tcW w:w="1778" w:type="dxa"/>
            <w:vAlign w:val="center"/>
          </w:tcPr>
          <w:p w14:paraId="511A30F4" w14:textId="038FBBBD" w:rsidR="008D5FD8" w:rsidRDefault="008D5FD8" w:rsidP="00B549D6">
            <w:pPr>
              <w:suppressAutoHyphens w:val="0"/>
              <w:spacing w:after="200" w:line="240" w:lineRule="auto"/>
              <w:ind w:firstLine="0"/>
              <w:jc w:val="center"/>
              <w:pPrChange w:id="134" w:author="anonymous" w:date="2026-06-18T17:28:00Z">
                <w:pPr>
                  <w:suppressAutoHyphens w:val="0"/>
                  <w:spacing w:after="200" w:line="276" w:lineRule="auto"/>
                  <w:ind w:firstLine="0"/>
                  <w:jc w:val="center"/>
                </w:pPr>
              </w:pPrChange>
            </w:pPr>
            <w:proofErr w:type="spellStart"/>
            <w:r>
              <w:rPr>
                <w:b/>
                <w:bCs/>
              </w:rPr>
              <w:t>KeePassXC</w:t>
            </w:r>
            <w:proofErr w:type="spellEnd"/>
          </w:p>
        </w:tc>
        <w:tc>
          <w:tcPr>
            <w:tcW w:w="1778" w:type="dxa"/>
            <w:vAlign w:val="center"/>
          </w:tcPr>
          <w:p w14:paraId="74D4EEC8" w14:textId="3C21E69A" w:rsidR="008D5FD8" w:rsidRDefault="008D5FD8" w:rsidP="00B549D6">
            <w:pPr>
              <w:suppressAutoHyphens w:val="0"/>
              <w:spacing w:after="200" w:line="240" w:lineRule="auto"/>
              <w:ind w:firstLine="0"/>
              <w:jc w:val="center"/>
              <w:pPrChange w:id="135" w:author="anonymous" w:date="2026-06-18T17:28:00Z">
                <w:pPr>
                  <w:suppressAutoHyphens w:val="0"/>
                  <w:spacing w:after="200" w:line="276" w:lineRule="auto"/>
                  <w:ind w:firstLine="0"/>
                  <w:jc w:val="center"/>
                </w:pPr>
              </w:pPrChange>
            </w:pPr>
            <w:proofErr w:type="spellStart"/>
            <w:r>
              <w:rPr>
                <w:b/>
                <w:bCs/>
              </w:rPr>
              <w:t>Bitwarden</w:t>
            </w:r>
            <w:proofErr w:type="spellEnd"/>
          </w:p>
        </w:tc>
      </w:tr>
      <w:tr w:rsidR="00B549D6" w:rsidRPr="00B549D6" w14:paraId="0B558DAF" w14:textId="77777777" w:rsidTr="008D5FD8">
        <w:trPr>
          <w:ins w:id="136" w:author="anonymous" w:date="2026-06-18T17:28:00Z"/>
        </w:trPr>
        <w:tc>
          <w:tcPr>
            <w:tcW w:w="1561" w:type="dxa"/>
            <w:vAlign w:val="center"/>
          </w:tcPr>
          <w:p w14:paraId="0090CE89" w14:textId="6C292B98" w:rsidR="00B549D6" w:rsidRPr="00B549D6" w:rsidRDefault="00B549D6" w:rsidP="00B549D6">
            <w:pPr>
              <w:suppressAutoHyphens w:val="0"/>
              <w:spacing w:line="240" w:lineRule="auto"/>
              <w:ind w:firstLine="0"/>
              <w:jc w:val="center"/>
              <w:rPr>
                <w:ins w:id="137" w:author="anonymous" w:date="2026-06-18T17:28:00Z"/>
                <w:bCs/>
                <w:rPrChange w:id="138" w:author="anonymous" w:date="2026-06-18T17:28:00Z">
                  <w:rPr>
                    <w:ins w:id="139" w:author="anonymous" w:date="2026-06-18T17:28:00Z"/>
                    <w:b/>
                    <w:bCs/>
                  </w:rPr>
                </w:rPrChange>
              </w:rPr>
              <w:pPrChange w:id="140" w:author="anonymous" w:date="2026-06-18T17:28:00Z">
                <w:pPr>
                  <w:suppressAutoHyphens w:val="0"/>
                  <w:spacing w:after="200" w:line="276" w:lineRule="auto"/>
                  <w:ind w:firstLine="0"/>
                  <w:jc w:val="center"/>
                </w:pPr>
              </w:pPrChange>
            </w:pPr>
            <w:ins w:id="141" w:author="anonymous" w:date="2026-06-18T17:28:00Z">
              <w:r w:rsidRPr="00B549D6">
                <w:rPr>
                  <w:bCs/>
                  <w:rPrChange w:id="142" w:author="anonymous" w:date="2026-06-18T17:28:00Z">
                    <w:rPr>
                      <w:b/>
                      <w:bCs/>
                    </w:rPr>
                  </w:rPrChange>
                </w:rPr>
                <w:t>1</w:t>
              </w:r>
            </w:ins>
          </w:p>
        </w:tc>
        <w:tc>
          <w:tcPr>
            <w:tcW w:w="1533" w:type="dxa"/>
            <w:vAlign w:val="center"/>
          </w:tcPr>
          <w:p w14:paraId="4E501764" w14:textId="027A48D4" w:rsidR="00B549D6" w:rsidRPr="00B549D6" w:rsidRDefault="00B549D6" w:rsidP="00B549D6">
            <w:pPr>
              <w:suppressAutoHyphens w:val="0"/>
              <w:spacing w:line="240" w:lineRule="auto"/>
              <w:ind w:firstLine="0"/>
              <w:jc w:val="center"/>
              <w:rPr>
                <w:ins w:id="143" w:author="anonymous" w:date="2026-06-18T17:28:00Z"/>
                <w:bCs/>
                <w:rPrChange w:id="144" w:author="anonymous" w:date="2026-06-18T17:28:00Z">
                  <w:rPr>
                    <w:ins w:id="145" w:author="anonymous" w:date="2026-06-18T17:28:00Z"/>
                    <w:b/>
                    <w:bCs/>
                  </w:rPr>
                </w:rPrChange>
              </w:rPr>
              <w:pPrChange w:id="146" w:author="anonymous" w:date="2026-06-18T17:28:00Z">
                <w:pPr>
                  <w:suppressAutoHyphens w:val="0"/>
                  <w:spacing w:after="200" w:line="276" w:lineRule="auto"/>
                  <w:ind w:firstLine="0"/>
                  <w:jc w:val="center"/>
                </w:pPr>
              </w:pPrChange>
            </w:pPr>
            <w:ins w:id="147" w:author="anonymous" w:date="2026-06-18T17:28:00Z">
              <w:r w:rsidRPr="00B549D6">
                <w:rPr>
                  <w:bCs/>
                  <w:rPrChange w:id="148" w:author="anonymous" w:date="2026-06-18T17:28:00Z">
                    <w:rPr>
                      <w:b/>
                      <w:bCs/>
                    </w:rPr>
                  </w:rPrChange>
                </w:rPr>
                <w:t>2</w:t>
              </w:r>
            </w:ins>
          </w:p>
        </w:tc>
        <w:tc>
          <w:tcPr>
            <w:tcW w:w="1448" w:type="dxa"/>
            <w:vAlign w:val="center"/>
          </w:tcPr>
          <w:p w14:paraId="719E24F4" w14:textId="2848A1FE" w:rsidR="00B549D6" w:rsidRPr="00B549D6" w:rsidRDefault="00B549D6" w:rsidP="00B549D6">
            <w:pPr>
              <w:suppressAutoHyphens w:val="0"/>
              <w:spacing w:line="240" w:lineRule="auto"/>
              <w:ind w:firstLine="0"/>
              <w:jc w:val="center"/>
              <w:rPr>
                <w:ins w:id="149" w:author="anonymous" w:date="2026-06-18T17:28:00Z"/>
                <w:bCs/>
                <w:rPrChange w:id="150" w:author="anonymous" w:date="2026-06-18T17:28:00Z">
                  <w:rPr>
                    <w:ins w:id="151" w:author="anonymous" w:date="2026-06-18T17:28:00Z"/>
                    <w:b/>
                    <w:bCs/>
                  </w:rPr>
                </w:rPrChange>
              </w:rPr>
              <w:pPrChange w:id="152" w:author="anonymous" w:date="2026-06-18T17:28:00Z">
                <w:pPr>
                  <w:suppressAutoHyphens w:val="0"/>
                  <w:spacing w:after="200" w:line="276" w:lineRule="auto"/>
                  <w:ind w:firstLine="0"/>
                  <w:jc w:val="center"/>
                </w:pPr>
              </w:pPrChange>
            </w:pPr>
            <w:ins w:id="153" w:author="anonymous" w:date="2026-06-18T17:28:00Z">
              <w:r w:rsidRPr="00B549D6">
                <w:rPr>
                  <w:bCs/>
                  <w:rPrChange w:id="154" w:author="anonymous" w:date="2026-06-18T17:28:00Z">
                    <w:rPr>
                      <w:b/>
                      <w:bCs/>
                    </w:rPr>
                  </w:rPrChange>
                </w:rPr>
                <w:t>3</w:t>
              </w:r>
            </w:ins>
          </w:p>
        </w:tc>
        <w:tc>
          <w:tcPr>
            <w:tcW w:w="1530" w:type="dxa"/>
            <w:vAlign w:val="center"/>
          </w:tcPr>
          <w:p w14:paraId="5AFC90D6" w14:textId="057B50DD" w:rsidR="00B549D6" w:rsidRPr="00B549D6" w:rsidRDefault="00B549D6" w:rsidP="00B549D6">
            <w:pPr>
              <w:suppressAutoHyphens w:val="0"/>
              <w:spacing w:line="240" w:lineRule="auto"/>
              <w:ind w:firstLine="0"/>
              <w:jc w:val="center"/>
              <w:rPr>
                <w:ins w:id="155" w:author="anonymous" w:date="2026-06-18T17:28:00Z"/>
                <w:bCs/>
                <w:rPrChange w:id="156" w:author="anonymous" w:date="2026-06-18T17:28:00Z">
                  <w:rPr>
                    <w:ins w:id="157" w:author="anonymous" w:date="2026-06-18T17:28:00Z"/>
                    <w:b/>
                    <w:bCs/>
                  </w:rPr>
                </w:rPrChange>
              </w:rPr>
              <w:pPrChange w:id="158" w:author="anonymous" w:date="2026-06-18T17:28:00Z">
                <w:pPr>
                  <w:suppressAutoHyphens w:val="0"/>
                  <w:spacing w:after="200" w:line="276" w:lineRule="auto"/>
                  <w:ind w:firstLine="0"/>
                  <w:jc w:val="center"/>
                </w:pPr>
              </w:pPrChange>
            </w:pPr>
            <w:ins w:id="159" w:author="anonymous" w:date="2026-06-18T17:28:00Z">
              <w:r w:rsidRPr="00B549D6">
                <w:rPr>
                  <w:bCs/>
                  <w:rPrChange w:id="160" w:author="anonymous" w:date="2026-06-18T17:28:00Z">
                    <w:rPr>
                      <w:b/>
                      <w:bCs/>
                    </w:rPr>
                  </w:rPrChange>
                </w:rPr>
                <w:t>4</w:t>
              </w:r>
            </w:ins>
          </w:p>
        </w:tc>
        <w:tc>
          <w:tcPr>
            <w:tcW w:w="1778" w:type="dxa"/>
            <w:vAlign w:val="center"/>
          </w:tcPr>
          <w:p w14:paraId="264D46AC" w14:textId="1DF3D762" w:rsidR="00B549D6" w:rsidRPr="00B549D6" w:rsidRDefault="00B549D6" w:rsidP="00B549D6">
            <w:pPr>
              <w:suppressAutoHyphens w:val="0"/>
              <w:spacing w:line="240" w:lineRule="auto"/>
              <w:ind w:firstLine="0"/>
              <w:jc w:val="center"/>
              <w:rPr>
                <w:ins w:id="161" w:author="anonymous" w:date="2026-06-18T17:28:00Z"/>
                <w:bCs/>
                <w:rPrChange w:id="162" w:author="anonymous" w:date="2026-06-18T17:28:00Z">
                  <w:rPr>
                    <w:ins w:id="163" w:author="anonymous" w:date="2026-06-18T17:28:00Z"/>
                    <w:b/>
                    <w:bCs/>
                  </w:rPr>
                </w:rPrChange>
              </w:rPr>
              <w:pPrChange w:id="164" w:author="anonymous" w:date="2026-06-18T17:28:00Z">
                <w:pPr>
                  <w:suppressAutoHyphens w:val="0"/>
                  <w:spacing w:after="200" w:line="276" w:lineRule="auto"/>
                  <w:ind w:firstLine="0"/>
                  <w:jc w:val="center"/>
                </w:pPr>
              </w:pPrChange>
            </w:pPr>
            <w:ins w:id="165" w:author="anonymous" w:date="2026-06-18T17:28:00Z">
              <w:r w:rsidRPr="00B549D6">
                <w:rPr>
                  <w:bCs/>
                  <w:rPrChange w:id="166" w:author="anonymous" w:date="2026-06-18T17:28:00Z">
                    <w:rPr>
                      <w:b/>
                      <w:bCs/>
                    </w:rPr>
                  </w:rPrChange>
                </w:rPr>
                <w:t>5</w:t>
              </w:r>
            </w:ins>
          </w:p>
        </w:tc>
        <w:tc>
          <w:tcPr>
            <w:tcW w:w="1778" w:type="dxa"/>
            <w:vAlign w:val="center"/>
          </w:tcPr>
          <w:p w14:paraId="7D9D01A8" w14:textId="2E9A7A08" w:rsidR="00B549D6" w:rsidRPr="00B549D6" w:rsidRDefault="00B549D6" w:rsidP="00B549D6">
            <w:pPr>
              <w:suppressAutoHyphens w:val="0"/>
              <w:spacing w:line="240" w:lineRule="auto"/>
              <w:ind w:firstLine="0"/>
              <w:jc w:val="center"/>
              <w:rPr>
                <w:ins w:id="167" w:author="anonymous" w:date="2026-06-18T17:28:00Z"/>
                <w:bCs/>
                <w:rPrChange w:id="168" w:author="anonymous" w:date="2026-06-18T17:28:00Z">
                  <w:rPr>
                    <w:ins w:id="169" w:author="anonymous" w:date="2026-06-18T17:28:00Z"/>
                    <w:b/>
                    <w:bCs/>
                  </w:rPr>
                </w:rPrChange>
              </w:rPr>
              <w:pPrChange w:id="170" w:author="anonymous" w:date="2026-06-18T17:28:00Z">
                <w:pPr>
                  <w:suppressAutoHyphens w:val="0"/>
                  <w:spacing w:after="200" w:line="276" w:lineRule="auto"/>
                  <w:ind w:firstLine="0"/>
                  <w:jc w:val="center"/>
                </w:pPr>
              </w:pPrChange>
            </w:pPr>
            <w:ins w:id="171" w:author="anonymous" w:date="2026-06-18T17:28:00Z">
              <w:r w:rsidRPr="00B549D6">
                <w:rPr>
                  <w:bCs/>
                  <w:rPrChange w:id="172" w:author="anonymous" w:date="2026-06-18T17:28:00Z">
                    <w:rPr>
                      <w:b/>
                      <w:bCs/>
                    </w:rPr>
                  </w:rPrChange>
                </w:rPr>
                <w:t>6</w:t>
              </w:r>
            </w:ins>
          </w:p>
        </w:tc>
      </w:tr>
      <w:tr w:rsidR="008D5FD8" w14:paraId="1F6EF726" w14:textId="77777777" w:rsidTr="008D5FD8">
        <w:tc>
          <w:tcPr>
            <w:tcW w:w="1561" w:type="dxa"/>
          </w:tcPr>
          <w:p w14:paraId="5B8FFEE4" w14:textId="38DB61C2" w:rsidR="008D5FD8" w:rsidRPr="005F44AC" w:rsidRDefault="008D5FD8" w:rsidP="00B549D6">
            <w:pPr>
              <w:suppressAutoHyphens w:val="0"/>
              <w:spacing w:after="200" w:line="240" w:lineRule="auto"/>
              <w:ind w:firstLine="0"/>
              <w:jc w:val="left"/>
              <w:rPr>
                <w:sz w:val="24"/>
                <w:szCs w:val="24"/>
              </w:rPr>
              <w:pPrChange w:id="173" w:author="anonymous" w:date="2026-06-18T17:28:00Z">
                <w:pPr>
                  <w:suppressAutoHyphens w:val="0"/>
                  <w:spacing w:after="200" w:line="276" w:lineRule="auto"/>
                  <w:ind w:firstLine="0"/>
                  <w:jc w:val="left"/>
                </w:pPr>
              </w:pPrChange>
            </w:pPr>
            <w:r w:rsidRPr="005F44AC">
              <w:rPr>
                <w:sz w:val="24"/>
                <w:szCs w:val="24"/>
              </w:rPr>
              <w:t>Интеграция с ОС</w:t>
            </w:r>
          </w:p>
        </w:tc>
        <w:tc>
          <w:tcPr>
            <w:tcW w:w="1533" w:type="dxa"/>
          </w:tcPr>
          <w:p w14:paraId="3E325ED3" w14:textId="18818F99" w:rsidR="008D5FD8" w:rsidRPr="005F44AC" w:rsidRDefault="008D5FD8" w:rsidP="00B549D6">
            <w:pPr>
              <w:suppressAutoHyphens w:val="0"/>
              <w:spacing w:after="200" w:line="240" w:lineRule="auto"/>
              <w:ind w:firstLine="0"/>
              <w:jc w:val="left"/>
              <w:rPr>
                <w:sz w:val="24"/>
                <w:szCs w:val="24"/>
              </w:rPr>
              <w:pPrChange w:id="174" w:author="anonymous" w:date="2026-06-18T17:28:00Z">
                <w:pPr>
                  <w:suppressAutoHyphens w:val="0"/>
                  <w:spacing w:after="200" w:line="276" w:lineRule="auto"/>
                  <w:ind w:firstLine="0"/>
                  <w:jc w:val="left"/>
                </w:pPr>
              </w:pPrChange>
            </w:pPr>
            <w:r w:rsidRPr="005F44AC">
              <w:rPr>
                <w:sz w:val="24"/>
                <w:szCs w:val="24"/>
              </w:rPr>
              <w:t>Системная (PAM, D-</w:t>
            </w:r>
            <w:proofErr w:type="spellStart"/>
            <w:r w:rsidRPr="005F44AC">
              <w:rPr>
                <w:sz w:val="24"/>
                <w:szCs w:val="24"/>
              </w:rPr>
              <w:t>Bus</w:t>
            </w:r>
            <w:proofErr w:type="spellEnd"/>
            <w:r w:rsidRPr="005F44AC">
              <w:rPr>
                <w:sz w:val="24"/>
                <w:szCs w:val="24"/>
              </w:rPr>
              <w:t>)</w:t>
            </w:r>
          </w:p>
        </w:tc>
        <w:tc>
          <w:tcPr>
            <w:tcW w:w="1448" w:type="dxa"/>
          </w:tcPr>
          <w:p w14:paraId="2D6C9101" w14:textId="414AF171" w:rsidR="008D5FD8" w:rsidRPr="005F44AC" w:rsidRDefault="008D5FD8" w:rsidP="00B549D6">
            <w:pPr>
              <w:suppressAutoHyphens w:val="0"/>
              <w:spacing w:after="200" w:line="240" w:lineRule="auto"/>
              <w:ind w:firstLine="0"/>
              <w:jc w:val="left"/>
              <w:rPr>
                <w:sz w:val="24"/>
                <w:szCs w:val="24"/>
              </w:rPr>
              <w:pPrChange w:id="175" w:author="anonymous" w:date="2026-06-18T17:28:00Z">
                <w:pPr>
                  <w:suppressAutoHyphens w:val="0"/>
                  <w:spacing w:after="200" w:line="276" w:lineRule="auto"/>
                  <w:ind w:firstLine="0"/>
                  <w:jc w:val="left"/>
                </w:pPr>
              </w:pPrChange>
            </w:pPr>
            <w:r w:rsidRPr="005F44AC">
              <w:rPr>
                <w:sz w:val="24"/>
                <w:szCs w:val="24"/>
              </w:rPr>
              <w:t>Системная (PAM, D-</w:t>
            </w:r>
            <w:proofErr w:type="spellStart"/>
            <w:r w:rsidRPr="005F44AC">
              <w:rPr>
                <w:sz w:val="24"/>
                <w:szCs w:val="24"/>
              </w:rPr>
              <w:t>Bus</w:t>
            </w:r>
            <w:proofErr w:type="spellEnd"/>
            <w:r w:rsidRPr="005F44AC">
              <w:rPr>
                <w:sz w:val="24"/>
                <w:szCs w:val="24"/>
              </w:rPr>
              <w:t>)</w:t>
            </w:r>
          </w:p>
        </w:tc>
        <w:tc>
          <w:tcPr>
            <w:tcW w:w="1530" w:type="dxa"/>
          </w:tcPr>
          <w:p w14:paraId="3903B0BA" w14:textId="3116E510" w:rsidR="008D5FD8" w:rsidRPr="005F44AC" w:rsidRDefault="008D5FD8" w:rsidP="00B549D6">
            <w:pPr>
              <w:suppressAutoHyphens w:val="0"/>
              <w:spacing w:after="200" w:line="240" w:lineRule="auto"/>
              <w:ind w:firstLine="0"/>
              <w:jc w:val="left"/>
              <w:rPr>
                <w:sz w:val="24"/>
                <w:szCs w:val="24"/>
              </w:rPr>
              <w:pPrChange w:id="176" w:author="anonymous" w:date="2026-06-18T17:28:00Z">
                <w:pPr>
                  <w:suppressAutoHyphens w:val="0"/>
                  <w:spacing w:after="200" w:line="276" w:lineRule="auto"/>
                  <w:ind w:firstLine="0"/>
                  <w:jc w:val="left"/>
                </w:pPr>
              </w:pPrChange>
            </w:pPr>
            <w:r w:rsidRPr="005F44AC">
              <w:rPr>
                <w:sz w:val="24"/>
                <w:szCs w:val="24"/>
              </w:rPr>
              <w:t>Отсутствует</w:t>
            </w:r>
          </w:p>
        </w:tc>
        <w:tc>
          <w:tcPr>
            <w:tcW w:w="1778" w:type="dxa"/>
          </w:tcPr>
          <w:p w14:paraId="5D9F8F7C" w14:textId="323C3667" w:rsidR="008D5FD8" w:rsidRPr="005F44AC" w:rsidRDefault="008D5FD8" w:rsidP="00B549D6">
            <w:pPr>
              <w:suppressAutoHyphens w:val="0"/>
              <w:spacing w:after="200" w:line="240" w:lineRule="auto"/>
              <w:ind w:firstLine="0"/>
              <w:jc w:val="left"/>
              <w:rPr>
                <w:sz w:val="24"/>
                <w:szCs w:val="24"/>
              </w:rPr>
              <w:pPrChange w:id="177" w:author="anonymous" w:date="2026-06-18T17:28:00Z">
                <w:pPr>
                  <w:suppressAutoHyphens w:val="0"/>
                  <w:spacing w:after="200" w:line="276" w:lineRule="auto"/>
                  <w:ind w:firstLine="0"/>
                  <w:jc w:val="left"/>
                </w:pPr>
              </w:pPrChange>
            </w:pPr>
            <w:r w:rsidRPr="005F44AC">
              <w:rPr>
                <w:sz w:val="24"/>
                <w:szCs w:val="24"/>
              </w:rPr>
              <w:t>Отсутствует</w:t>
            </w:r>
          </w:p>
        </w:tc>
        <w:tc>
          <w:tcPr>
            <w:tcW w:w="1778" w:type="dxa"/>
          </w:tcPr>
          <w:p w14:paraId="4D505F90" w14:textId="50BC1288" w:rsidR="008D5FD8" w:rsidRPr="005F44AC" w:rsidRDefault="008D5FD8" w:rsidP="00B549D6">
            <w:pPr>
              <w:suppressAutoHyphens w:val="0"/>
              <w:spacing w:after="200" w:line="240" w:lineRule="auto"/>
              <w:ind w:firstLine="0"/>
              <w:jc w:val="left"/>
              <w:rPr>
                <w:sz w:val="24"/>
                <w:szCs w:val="24"/>
              </w:rPr>
              <w:pPrChange w:id="178" w:author="anonymous" w:date="2026-06-18T17:28:00Z">
                <w:pPr>
                  <w:suppressAutoHyphens w:val="0"/>
                  <w:spacing w:after="200" w:line="276" w:lineRule="auto"/>
                  <w:ind w:firstLine="0"/>
                  <w:jc w:val="left"/>
                </w:pPr>
              </w:pPrChange>
            </w:pPr>
            <w:r w:rsidRPr="005F44AC">
              <w:rPr>
                <w:sz w:val="24"/>
                <w:szCs w:val="24"/>
              </w:rPr>
              <w:t>Отсутствует</w:t>
            </w:r>
          </w:p>
        </w:tc>
      </w:tr>
      <w:tr w:rsidR="008D5FD8" w14:paraId="787BDFD2" w14:textId="77777777" w:rsidTr="008D5FD8">
        <w:tc>
          <w:tcPr>
            <w:tcW w:w="1561" w:type="dxa"/>
          </w:tcPr>
          <w:p w14:paraId="7F0C2C7D" w14:textId="7DED5B40" w:rsidR="008D5FD8" w:rsidRPr="005F44AC" w:rsidRDefault="008D5FD8" w:rsidP="00B549D6">
            <w:pPr>
              <w:suppressAutoHyphens w:val="0"/>
              <w:spacing w:after="200" w:line="240" w:lineRule="auto"/>
              <w:ind w:firstLine="0"/>
              <w:rPr>
                <w:sz w:val="24"/>
                <w:szCs w:val="24"/>
              </w:rPr>
              <w:pPrChange w:id="179" w:author="anonymous" w:date="2026-06-18T17:28:00Z">
                <w:pPr>
                  <w:suppressAutoHyphens w:val="0"/>
                  <w:spacing w:after="200" w:line="276" w:lineRule="auto"/>
                  <w:ind w:firstLine="0"/>
                </w:pPr>
              </w:pPrChange>
            </w:pPr>
            <w:r w:rsidRPr="005F44AC">
              <w:rPr>
                <w:sz w:val="24"/>
                <w:szCs w:val="24"/>
              </w:rPr>
              <w:t>Модель доступа</w:t>
            </w:r>
          </w:p>
        </w:tc>
        <w:tc>
          <w:tcPr>
            <w:tcW w:w="1533" w:type="dxa"/>
          </w:tcPr>
          <w:p w14:paraId="1113C6C0" w14:textId="67D1D0AF" w:rsidR="008D5FD8" w:rsidRPr="005F44AC" w:rsidRDefault="008D5FD8" w:rsidP="00B549D6">
            <w:pPr>
              <w:suppressAutoHyphens w:val="0"/>
              <w:spacing w:after="200" w:line="240" w:lineRule="auto"/>
              <w:ind w:firstLine="0"/>
              <w:jc w:val="left"/>
              <w:rPr>
                <w:sz w:val="24"/>
                <w:szCs w:val="24"/>
              </w:rPr>
              <w:pPrChange w:id="180" w:author="anonymous" w:date="2026-06-18T17:28:00Z">
                <w:pPr>
                  <w:suppressAutoHyphens w:val="0"/>
                  <w:spacing w:after="200" w:line="276" w:lineRule="auto"/>
                  <w:ind w:firstLine="0"/>
                  <w:jc w:val="left"/>
                </w:pPr>
              </w:pPrChange>
            </w:pPr>
            <w:r w:rsidRPr="005F44AC">
              <w:rPr>
                <w:sz w:val="24"/>
                <w:szCs w:val="24"/>
              </w:rPr>
              <w:t>Сессионная: любое приложение</w:t>
            </w:r>
          </w:p>
        </w:tc>
        <w:tc>
          <w:tcPr>
            <w:tcW w:w="1448" w:type="dxa"/>
          </w:tcPr>
          <w:p w14:paraId="3EBC79A9" w14:textId="68271F20" w:rsidR="008D5FD8" w:rsidRPr="005F44AC" w:rsidRDefault="008D5FD8" w:rsidP="00B549D6">
            <w:pPr>
              <w:suppressAutoHyphens w:val="0"/>
              <w:spacing w:after="200" w:line="240" w:lineRule="auto"/>
              <w:ind w:firstLine="0"/>
              <w:jc w:val="left"/>
              <w:rPr>
                <w:sz w:val="24"/>
                <w:szCs w:val="24"/>
              </w:rPr>
              <w:pPrChange w:id="181" w:author="anonymous" w:date="2026-06-18T17:28:00Z">
                <w:pPr>
                  <w:suppressAutoHyphens w:val="0"/>
                  <w:spacing w:after="200" w:line="276" w:lineRule="auto"/>
                  <w:ind w:firstLine="0"/>
                  <w:jc w:val="left"/>
                </w:pPr>
              </w:pPrChange>
            </w:pPr>
            <w:r w:rsidRPr="005F44AC">
              <w:rPr>
                <w:sz w:val="24"/>
                <w:szCs w:val="24"/>
              </w:rPr>
              <w:t>Ввод пароля GPG на каждый запрос</w:t>
            </w:r>
          </w:p>
        </w:tc>
        <w:tc>
          <w:tcPr>
            <w:tcW w:w="1530" w:type="dxa"/>
          </w:tcPr>
          <w:p w14:paraId="5F940DED" w14:textId="69AEC6FD" w:rsidR="008D5FD8" w:rsidRPr="005F44AC" w:rsidRDefault="008D5FD8" w:rsidP="00B549D6">
            <w:pPr>
              <w:suppressAutoHyphens w:val="0"/>
              <w:spacing w:after="200" w:line="240" w:lineRule="auto"/>
              <w:ind w:firstLine="0"/>
              <w:jc w:val="left"/>
              <w:rPr>
                <w:sz w:val="24"/>
                <w:szCs w:val="24"/>
              </w:rPr>
              <w:pPrChange w:id="182" w:author="anonymous" w:date="2026-06-18T17:28:00Z">
                <w:pPr>
                  <w:suppressAutoHyphens w:val="0"/>
                  <w:spacing w:after="200" w:line="276" w:lineRule="auto"/>
                  <w:ind w:firstLine="0"/>
                  <w:jc w:val="left"/>
                </w:pPr>
              </w:pPrChange>
            </w:pPr>
            <w:r w:rsidRPr="005F44AC">
              <w:rPr>
                <w:sz w:val="24"/>
                <w:szCs w:val="24"/>
              </w:rPr>
              <w:t>Ввод пароля GPG на каждый запрос</w:t>
            </w:r>
          </w:p>
        </w:tc>
        <w:tc>
          <w:tcPr>
            <w:tcW w:w="1778" w:type="dxa"/>
          </w:tcPr>
          <w:p w14:paraId="4DE72C84" w14:textId="76FF88A0" w:rsidR="008D5FD8" w:rsidRPr="005F44AC" w:rsidRDefault="008D5FD8" w:rsidP="00B549D6">
            <w:pPr>
              <w:suppressAutoHyphens w:val="0"/>
              <w:spacing w:after="200" w:line="240" w:lineRule="auto"/>
              <w:ind w:firstLine="0"/>
              <w:jc w:val="left"/>
              <w:rPr>
                <w:sz w:val="24"/>
                <w:szCs w:val="24"/>
              </w:rPr>
              <w:pPrChange w:id="183" w:author="anonymous" w:date="2026-06-18T17:28:00Z">
                <w:pPr>
                  <w:suppressAutoHyphens w:val="0"/>
                  <w:spacing w:after="200" w:line="276" w:lineRule="auto"/>
                  <w:ind w:firstLine="0"/>
                  <w:jc w:val="left"/>
                </w:pPr>
              </w:pPrChange>
            </w:pPr>
            <w:r w:rsidRPr="005F44AC">
              <w:rPr>
                <w:sz w:val="24"/>
                <w:szCs w:val="24"/>
              </w:rPr>
              <w:t>Ручная разблокировка</w:t>
            </w:r>
          </w:p>
        </w:tc>
        <w:tc>
          <w:tcPr>
            <w:tcW w:w="1778" w:type="dxa"/>
          </w:tcPr>
          <w:p w14:paraId="38A3A19D" w14:textId="5C9B4B79" w:rsidR="008D5FD8" w:rsidRPr="005F44AC" w:rsidRDefault="008D5FD8" w:rsidP="00B549D6">
            <w:pPr>
              <w:suppressAutoHyphens w:val="0"/>
              <w:spacing w:after="200" w:line="240" w:lineRule="auto"/>
              <w:ind w:firstLine="0"/>
              <w:jc w:val="left"/>
              <w:rPr>
                <w:sz w:val="24"/>
                <w:szCs w:val="24"/>
              </w:rPr>
              <w:pPrChange w:id="184" w:author="anonymous" w:date="2026-06-18T17:28:00Z">
                <w:pPr>
                  <w:suppressAutoHyphens w:val="0"/>
                  <w:spacing w:after="200" w:line="276" w:lineRule="auto"/>
                  <w:ind w:firstLine="0"/>
                  <w:jc w:val="left"/>
                </w:pPr>
              </w:pPrChange>
            </w:pPr>
            <w:r w:rsidRPr="005F44AC">
              <w:rPr>
                <w:sz w:val="24"/>
                <w:szCs w:val="24"/>
              </w:rPr>
              <w:t>Ручная разблокировка</w:t>
            </w:r>
          </w:p>
        </w:tc>
      </w:tr>
    </w:tbl>
    <w:p w14:paraId="6616535D" w14:textId="77777777" w:rsidR="00B549D6" w:rsidRDefault="00B549D6">
      <w:pPr>
        <w:rPr>
          <w:ins w:id="185" w:author="anonymous" w:date="2026-06-18T17:28:00Z"/>
        </w:rPr>
      </w:pPr>
    </w:p>
    <w:tbl>
      <w:tblPr>
        <w:tblStyle w:val="af0"/>
        <w:tblW w:w="0" w:type="auto"/>
        <w:tblLook w:val="04A0" w:firstRow="1" w:lastRow="0" w:firstColumn="1" w:lastColumn="0" w:noHBand="0" w:noVBand="1"/>
      </w:tblPr>
      <w:tblGrid>
        <w:gridCol w:w="1561"/>
        <w:gridCol w:w="1533"/>
        <w:gridCol w:w="1448"/>
        <w:gridCol w:w="1530"/>
        <w:gridCol w:w="1778"/>
        <w:gridCol w:w="1778"/>
      </w:tblGrid>
      <w:tr w:rsidR="00B549D6" w:rsidRPr="00382A20" w14:paraId="670FD975" w14:textId="77777777" w:rsidTr="00B549D6">
        <w:trPr>
          <w:ins w:id="186" w:author="anonymous" w:date="2026-06-18T17:28:00Z"/>
        </w:trPr>
        <w:tc>
          <w:tcPr>
            <w:tcW w:w="1561" w:type="dxa"/>
            <w:vAlign w:val="center"/>
          </w:tcPr>
          <w:p w14:paraId="7EF2087D" w14:textId="77777777" w:rsidR="00B549D6" w:rsidRPr="00382A20" w:rsidRDefault="00B549D6" w:rsidP="00B549D6">
            <w:pPr>
              <w:suppressAutoHyphens w:val="0"/>
              <w:spacing w:line="240" w:lineRule="auto"/>
              <w:ind w:firstLine="0"/>
              <w:jc w:val="center"/>
              <w:rPr>
                <w:ins w:id="187" w:author="anonymous" w:date="2026-06-18T17:28:00Z"/>
                <w:bCs/>
              </w:rPr>
            </w:pPr>
            <w:ins w:id="188" w:author="anonymous" w:date="2026-06-18T17:28:00Z">
              <w:r w:rsidRPr="00382A20">
                <w:rPr>
                  <w:bCs/>
                </w:rPr>
                <w:t>1</w:t>
              </w:r>
            </w:ins>
          </w:p>
        </w:tc>
        <w:tc>
          <w:tcPr>
            <w:tcW w:w="1533" w:type="dxa"/>
            <w:vAlign w:val="center"/>
          </w:tcPr>
          <w:p w14:paraId="263C92D5" w14:textId="77777777" w:rsidR="00B549D6" w:rsidRPr="00382A20" w:rsidRDefault="00B549D6" w:rsidP="00B549D6">
            <w:pPr>
              <w:suppressAutoHyphens w:val="0"/>
              <w:spacing w:line="240" w:lineRule="auto"/>
              <w:ind w:firstLine="0"/>
              <w:jc w:val="center"/>
              <w:rPr>
                <w:ins w:id="189" w:author="anonymous" w:date="2026-06-18T17:28:00Z"/>
                <w:bCs/>
              </w:rPr>
            </w:pPr>
            <w:ins w:id="190" w:author="anonymous" w:date="2026-06-18T17:28:00Z">
              <w:r w:rsidRPr="00382A20">
                <w:rPr>
                  <w:bCs/>
                </w:rPr>
                <w:t>2</w:t>
              </w:r>
            </w:ins>
          </w:p>
        </w:tc>
        <w:tc>
          <w:tcPr>
            <w:tcW w:w="1448" w:type="dxa"/>
            <w:vAlign w:val="center"/>
          </w:tcPr>
          <w:p w14:paraId="7CD9ACBF" w14:textId="77777777" w:rsidR="00B549D6" w:rsidRPr="00382A20" w:rsidRDefault="00B549D6" w:rsidP="00B549D6">
            <w:pPr>
              <w:suppressAutoHyphens w:val="0"/>
              <w:spacing w:line="240" w:lineRule="auto"/>
              <w:ind w:firstLine="0"/>
              <w:jc w:val="center"/>
              <w:rPr>
                <w:ins w:id="191" w:author="anonymous" w:date="2026-06-18T17:28:00Z"/>
                <w:bCs/>
              </w:rPr>
            </w:pPr>
            <w:ins w:id="192" w:author="anonymous" w:date="2026-06-18T17:28:00Z">
              <w:r w:rsidRPr="00382A20">
                <w:rPr>
                  <w:bCs/>
                </w:rPr>
                <w:t>3</w:t>
              </w:r>
            </w:ins>
          </w:p>
        </w:tc>
        <w:tc>
          <w:tcPr>
            <w:tcW w:w="1530" w:type="dxa"/>
            <w:vAlign w:val="center"/>
          </w:tcPr>
          <w:p w14:paraId="45C52481" w14:textId="77777777" w:rsidR="00B549D6" w:rsidRPr="00382A20" w:rsidRDefault="00B549D6" w:rsidP="00B549D6">
            <w:pPr>
              <w:suppressAutoHyphens w:val="0"/>
              <w:spacing w:line="240" w:lineRule="auto"/>
              <w:ind w:firstLine="0"/>
              <w:jc w:val="center"/>
              <w:rPr>
                <w:ins w:id="193" w:author="anonymous" w:date="2026-06-18T17:28:00Z"/>
                <w:bCs/>
              </w:rPr>
            </w:pPr>
            <w:ins w:id="194" w:author="anonymous" w:date="2026-06-18T17:28:00Z">
              <w:r w:rsidRPr="00382A20">
                <w:rPr>
                  <w:bCs/>
                </w:rPr>
                <w:t>4</w:t>
              </w:r>
            </w:ins>
          </w:p>
        </w:tc>
        <w:tc>
          <w:tcPr>
            <w:tcW w:w="1778" w:type="dxa"/>
            <w:vAlign w:val="center"/>
          </w:tcPr>
          <w:p w14:paraId="3716524A" w14:textId="77777777" w:rsidR="00B549D6" w:rsidRPr="00382A20" w:rsidRDefault="00B549D6" w:rsidP="00B549D6">
            <w:pPr>
              <w:suppressAutoHyphens w:val="0"/>
              <w:spacing w:line="240" w:lineRule="auto"/>
              <w:ind w:firstLine="0"/>
              <w:jc w:val="center"/>
              <w:rPr>
                <w:ins w:id="195" w:author="anonymous" w:date="2026-06-18T17:28:00Z"/>
                <w:bCs/>
              </w:rPr>
            </w:pPr>
            <w:ins w:id="196" w:author="anonymous" w:date="2026-06-18T17:28:00Z">
              <w:r w:rsidRPr="00382A20">
                <w:rPr>
                  <w:bCs/>
                </w:rPr>
                <w:t>5</w:t>
              </w:r>
            </w:ins>
          </w:p>
        </w:tc>
        <w:tc>
          <w:tcPr>
            <w:tcW w:w="1778" w:type="dxa"/>
            <w:vAlign w:val="center"/>
          </w:tcPr>
          <w:p w14:paraId="6E5FAA29" w14:textId="77777777" w:rsidR="00B549D6" w:rsidRPr="00382A20" w:rsidRDefault="00B549D6" w:rsidP="00B549D6">
            <w:pPr>
              <w:suppressAutoHyphens w:val="0"/>
              <w:spacing w:line="240" w:lineRule="auto"/>
              <w:ind w:firstLine="0"/>
              <w:jc w:val="center"/>
              <w:rPr>
                <w:ins w:id="197" w:author="anonymous" w:date="2026-06-18T17:28:00Z"/>
                <w:bCs/>
              </w:rPr>
            </w:pPr>
            <w:ins w:id="198" w:author="anonymous" w:date="2026-06-18T17:28:00Z">
              <w:r w:rsidRPr="00382A20">
                <w:rPr>
                  <w:bCs/>
                </w:rPr>
                <w:t>6</w:t>
              </w:r>
            </w:ins>
          </w:p>
        </w:tc>
      </w:tr>
      <w:tr w:rsidR="008D5FD8" w14:paraId="6BC1B12F" w14:textId="77777777" w:rsidTr="008D5FD8">
        <w:tc>
          <w:tcPr>
            <w:tcW w:w="1561" w:type="dxa"/>
          </w:tcPr>
          <w:p w14:paraId="434668AF" w14:textId="15E3B720" w:rsidR="008D5FD8" w:rsidRPr="005F44AC" w:rsidRDefault="008D5FD8" w:rsidP="00B549D6">
            <w:pPr>
              <w:suppressAutoHyphens w:val="0"/>
              <w:spacing w:after="200" w:line="240" w:lineRule="auto"/>
              <w:ind w:firstLine="0"/>
              <w:jc w:val="left"/>
              <w:rPr>
                <w:sz w:val="24"/>
                <w:szCs w:val="24"/>
              </w:rPr>
              <w:pPrChange w:id="199" w:author="anonymous" w:date="2026-06-18T17:28:00Z">
                <w:pPr>
                  <w:suppressAutoHyphens w:val="0"/>
                  <w:spacing w:after="200" w:line="276" w:lineRule="auto"/>
                  <w:ind w:firstLine="0"/>
                  <w:jc w:val="left"/>
                </w:pPr>
              </w:pPrChange>
            </w:pPr>
            <w:r w:rsidRPr="005F44AC">
              <w:rPr>
                <w:sz w:val="24"/>
                <w:szCs w:val="24"/>
              </w:rPr>
              <w:t>KDF</w:t>
            </w:r>
          </w:p>
        </w:tc>
        <w:tc>
          <w:tcPr>
            <w:tcW w:w="1533" w:type="dxa"/>
          </w:tcPr>
          <w:p w14:paraId="7F2AE2E7" w14:textId="3AE7D62C" w:rsidR="008D5FD8" w:rsidRPr="005F44AC" w:rsidRDefault="008D5FD8" w:rsidP="00B549D6">
            <w:pPr>
              <w:suppressAutoHyphens w:val="0"/>
              <w:spacing w:after="200" w:line="240" w:lineRule="auto"/>
              <w:ind w:firstLine="0"/>
              <w:jc w:val="left"/>
              <w:rPr>
                <w:sz w:val="24"/>
                <w:szCs w:val="24"/>
              </w:rPr>
              <w:pPrChange w:id="200" w:author="anonymous" w:date="2026-06-18T17:28:00Z">
                <w:pPr>
                  <w:suppressAutoHyphens w:val="0"/>
                  <w:spacing w:after="200" w:line="276" w:lineRule="auto"/>
                  <w:ind w:firstLine="0"/>
                  <w:jc w:val="left"/>
                </w:pPr>
              </w:pPrChange>
            </w:pPr>
            <w:r w:rsidRPr="005F44AC">
              <w:rPr>
                <w:sz w:val="24"/>
                <w:szCs w:val="24"/>
              </w:rPr>
              <w:t>SHA-256, 1000–2500 итераций</w:t>
            </w:r>
          </w:p>
        </w:tc>
        <w:tc>
          <w:tcPr>
            <w:tcW w:w="1448" w:type="dxa"/>
          </w:tcPr>
          <w:p w14:paraId="2B4FB640" w14:textId="7CAB3CA8" w:rsidR="008D5FD8" w:rsidRPr="005F44AC" w:rsidRDefault="008D5FD8" w:rsidP="00B549D6">
            <w:pPr>
              <w:suppressAutoHyphens w:val="0"/>
              <w:spacing w:after="200" w:line="240" w:lineRule="auto"/>
              <w:ind w:firstLine="0"/>
              <w:jc w:val="left"/>
              <w:rPr>
                <w:sz w:val="24"/>
                <w:szCs w:val="24"/>
              </w:rPr>
              <w:pPrChange w:id="201" w:author="anonymous" w:date="2026-06-18T17:28:00Z">
                <w:pPr>
                  <w:suppressAutoHyphens w:val="0"/>
                  <w:spacing w:after="200" w:line="276" w:lineRule="auto"/>
                  <w:ind w:firstLine="0"/>
                  <w:jc w:val="left"/>
                </w:pPr>
              </w:pPrChange>
            </w:pPr>
            <w:r w:rsidRPr="005F44AC">
              <w:rPr>
                <w:sz w:val="24"/>
                <w:szCs w:val="24"/>
              </w:rPr>
              <w:t>SHA-1, однократно</w:t>
            </w:r>
          </w:p>
        </w:tc>
        <w:tc>
          <w:tcPr>
            <w:tcW w:w="1530" w:type="dxa"/>
          </w:tcPr>
          <w:p w14:paraId="2C0F7251" w14:textId="1BD858CB" w:rsidR="008D5FD8" w:rsidRPr="005F44AC" w:rsidRDefault="008D5FD8" w:rsidP="00B549D6">
            <w:pPr>
              <w:suppressAutoHyphens w:val="0"/>
              <w:spacing w:after="200" w:line="240" w:lineRule="auto"/>
              <w:ind w:firstLine="0"/>
              <w:jc w:val="left"/>
              <w:rPr>
                <w:sz w:val="24"/>
                <w:szCs w:val="24"/>
              </w:rPr>
              <w:pPrChange w:id="202" w:author="anonymous" w:date="2026-06-18T17:28:00Z">
                <w:pPr>
                  <w:suppressAutoHyphens w:val="0"/>
                  <w:spacing w:after="200" w:line="276" w:lineRule="auto"/>
                  <w:ind w:firstLine="0"/>
                  <w:jc w:val="left"/>
                </w:pPr>
              </w:pPrChange>
            </w:pPr>
            <w:r w:rsidRPr="005F44AC">
              <w:rPr>
                <w:sz w:val="24"/>
                <w:szCs w:val="24"/>
              </w:rPr>
              <w:t>S2K (GPG)</w:t>
            </w:r>
          </w:p>
        </w:tc>
        <w:tc>
          <w:tcPr>
            <w:tcW w:w="1778" w:type="dxa"/>
          </w:tcPr>
          <w:p w14:paraId="67A168B0" w14:textId="2F6B5A39" w:rsidR="008D5FD8" w:rsidRPr="005F44AC" w:rsidRDefault="008D5FD8" w:rsidP="00B549D6">
            <w:pPr>
              <w:suppressAutoHyphens w:val="0"/>
              <w:spacing w:after="200" w:line="240" w:lineRule="auto"/>
              <w:ind w:firstLine="0"/>
              <w:jc w:val="left"/>
              <w:rPr>
                <w:sz w:val="24"/>
                <w:szCs w:val="24"/>
              </w:rPr>
              <w:pPrChange w:id="203" w:author="anonymous" w:date="2026-06-18T17:28:00Z">
                <w:pPr>
                  <w:suppressAutoHyphens w:val="0"/>
                  <w:spacing w:after="200" w:line="276" w:lineRule="auto"/>
                  <w:ind w:firstLine="0"/>
                  <w:jc w:val="left"/>
                </w:pPr>
              </w:pPrChange>
            </w:pPr>
            <w:r w:rsidRPr="005F44AC">
              <w:rPr>
                <w:sz w:val="24"/>
                <w:szCs w:val="24"/>
              </w:rPr>
              <w:t>Argon2id</w:t>
            </w:r>
          </w:p>
        </w:tc>
        <w:tc>
          <w:tcPr>
            <w:tcW w:w="1778" w:type="dxa"/>
          </w:tcPr>
          <w:p w14:paraId="363A0AEB" w14:textId="414D7C6C" w:rsidR="008D5FD8" w:rsidRPr="005F44AC" w:rsidRDefault="008D5FD8" w:rsidP="00B549D6">
            <w:pPr>
              <w:suppressAutoHyphens w:val="0"/>
              <w:spacing w:after="200" w:line="240" w:lineRule="auto"/>
              <w:ind w:firstLine="0"/>
              <w:jc w:val="left"/>
              <w:rPr>
                <w:sz w:val="24"/>
                <w:szCs w:val="24"/>
              </w:rPr>
              <w:pPrChange w:id="204" w:author="anonymous" w:date="2026-06-18T17:28:00Z">
                <w:pPr>
                  <w:suppressAutoHyphens w:val="0"/>
                  <w:spacing w:after="200" w:line="276" w:lineRule="auto"/>
                  <w:ind w:firstLine="0"/>
                  <w:jc w:val="left"/>
                </w:pPr>
              </w:pPrChange>
            </w:pPr>
            <w:r w:rsidRPr="005F44AC">
              <w:rPr>
                <w:sz w:val="24"/>
                <w:szCs w:val="24"/>
              </w:rPr>
              <w:t>PBKDF2-SHA256, 600 000 итераций</w:t>
            </w:r>
          </w:p>
        </w:tc>
      </w:tr>
      <w:tr w:rsidR="008D5FD8" w14:paraId="50213802" w14:textId="77777777" w:rsidTr="008D5FD8">
        <w:tc>
          <w:tcPr>
            <w:tcW w:w="1561" w:type="dxa"/>
          </w:tcPr>
          <w:p w14:paraId="00B753C9" w14:textId="2F01438F" w:rsidR="008D5FD8" w:rsidRPr="005F44AC" w:rsidRDefault="008D5FD8" w:rsidP="00B549D6">
            <w:pPr>
              <w:suppressAutoHyphens w:val="0"/>
              <w:spacing w:after="200" w:line="240" w:lineRule="auto"/>
              <w:ind w:firstLine="0"/>
              <w:jc w:val="left"/>
              <w:rPr>
                <w:sz w:val="24"/>
                <w:szCs w:val="24"/>
              </w:rPr>
              <w:pPrChange w:id="205" w:author="anonymous" w:date="2026-06-18T17:28:00Z">
                <w:pPr>
                  <w:suppressAutoHyphens w:val="0"/>
                  <w:spacing w:after="200" w:line="276" w:lineRule="auto"/>
                  <w:ind w:firstLine="0"/>
                  <w:jc w:val="left"/>
                </w:pPr>
              </w:pPrChange>
            </w:pPr>
            <w:r w:rsidRPr="005F44AC">
              <w:rPr>
                <w:sz w:val="24"/>
                <w:szCs w:val="24"/>
              </w:rPr>
              <w:t>Алгоритм шифрования</w:t>
            </w:r>
          </w:p>
        </w:tc>
        <w:tc>
          <w:tcPr>
            <w:tcW w:w="1533" w:type="dxa"/>
          </w:tcPr>
          <w:p w14:paraId="1415F54D" w14:textId="08C9FE82" w:rsidR="008D5FD8" w:rsidRPr="005F44AC" w:rsidRDefault="008D5FD8" w:rsidP="00B549D6">
            <w:pPr>
              <w:suppressAutoHyphens w:val="0"/>
              <w:spacing w:after="200" w:line="240" w:lineRule="auto"/>
              <w:ind w:firstLine="0"/>
              <w:jc w:val="left"/>
              <w:rPr>
                <w:sz w:val="24"/>
                <w:szCs w:val="24"/>
              </w:rPr>
              <w:pPrChange w:id="206" w:author="anonymous" w:date="2026-06-18T17:28:00Z">
                <w:pPr>
                  <w:suppressAutoHyphens w:val="0"/>
                  <w:spacing w:after="200" w:line="276" w:lineRule="auto"/>
                  <w:ind w:firstLine="0"/>
                  <w:jc w:val="left"/>
                </w:pPr>
              </w:pPrChange>
            </w:pPr>
            <w:r w:rsidRPr="005F44AC">
              <w:rPr>
                <w:sz w:val="24"/>
                <w:szCs w:val="24"/>
              </w:rPr>
              <w:t>AES-128-CBC</w:t>
            </w:r>
          </w:p>
        </w:tc>
        <w:tc>
          <w:tcPr>
            <w:tcW w:w="1448" w:type="dxa"/>
          </w:tcPr>
          <w:p w14:paraId="2970560E" w14:textId="1BCE9955" w:rsidR="008D5FD8" w:rsidRPr="005F44AC" w:rsidRDefault="008D5FD8" w:rsidP="00B549D6">
            <w:pPr>
              <w:suppressAutoHyphens w:val="0"/>
              <w:spacing w:after="200" w:line="240" w:lineRule="auto"/>
              <w:ind w:firstLine="0"/>
              <w:jc w:val="left"/>
              <w:rPr>
                <w:sz w:val="24"/>
                <w:szCs w:val="24"/>
              </w:rPr>
              <w:pPrChange w:id="207" w:author="anonymous" w:date="2026-06-18T17:28:00Z">
                <w:pPr>
                  <w:suppressAutoHyphens w:val="0"/>
                  <w:spacing w:after="200" w:line="276" w:lineRule="auto"/>
                  <w:ind w:firstLine="0"/>
                  <w:jc w:val="left"/>
                </w:pPr>
              </w:pPrChange>
            </w:pPr>
            <w:proofErr w:type="spellStart"/>
            <w:r w:rsidRPr="005F44AC">
              <w:rPr>
                <w:sz w:val="24"/>
                <w:szCs w:val="24"/>
              </w:rPr>
              <w:t>Blowfish</w:t>
            </w:r>
            <w:proofErr w:type="spellEnd"/>
            <w:r w:rsidRPr="005F44AC">
              <w:rPr>
                <w:sz w:val="24"/>
                <w:szCs w:val="24"/>
              </w:rPr>
              <w:t>-CBC / GPG</w:t>
            </w:r>
          </w:p>
        </w:tc>
        <w:tc>
          <w:tcPr>
            <w:tcW w:w="1530" w:type="dxa"/>
          </w:tcPr>
          <w:p w14:paraId="55A21636" w14:textId="17765C59" w:rsidR="008D5FD8" w:rsidRPr="005F44AC" w:rsidRDefault="008D5FD8" w:rsidP="00B549D6">
            <w:pPr>
              <w:suppressAutoHyphens w:val="0"/>
              <w:spacing w:after="200" w:line="240" w:lineRule="auto"/>
              <w:ind w:firstLine="0"/>
              <w:jc w:val="left"/>
              <w:rPr>
                <w:sz w:val="24"/>
                <w:szCs w:val="24"/>
              </w:rPr>
              <w:pPrChange w:id="208" w:author="anonymous" w:date="2026-06-18T17:28:00Z">
                <w:pPr>
                  <w:suppressAutoHyphens w:val="0"/>
                  <w:spacing w:after="200" w:line="276" w:lineRule="auto"/>
                  <w:ind w:firstLine="0"/>
                  <w:jc w:val="left"/>
                </w:pPr>
              </w:pPrChange>
            </w:pPr>
            <w:r w:rsidRPr="005F44AC">
              <w:rPr>
                <w:sz w:val="24"/>
                <w:szCs w:val="24"/>
              </w:rPr>
              <w:t>AES-256 (GPG)</w:t>
            </w:r>
          </w:p>
        </w:tc>
        <w:tc>
          <w:tcPr>
            <w:tcW w:w="1778" w:type="dxa"/>
          </w:tcPr>
          <w:p w14:paraId="463B03E0" w14:textId="0F76E115" w:rsidR="008D5FD8" w:rsidRPr="005F44AC" w:rsidRDefault="008D5FD8" w:rsidP="00B549D6">
            <w:pPr>
              <w:suppressAutoHyphens w:val="0"/>
              <w:spacing w:after="200" w:line="240" w:lineRule="auto"/>
              <w:ind w:firstLine="0"/>
              <w:jc w:val="left"/>
              <w:rPr>
                <w:sz w:val="24"/>
                <w:szCs w:val="24"/>
              </w:rPr>
              <w:pPrChange w:id="209" w:author="anonymous" w:date="2026-06-18T17:28:00Z">
                <w:pPr>
                  <w:suppressAutoHyphens w:val="0"/>
                  <w:spacing w:after="200" w:line="276" w:lineRule="auto"/>
                  <w:ind w:firstLine="0"/>
                  <w:jc w:val="left"/>
                </w:pPr>
              </w:pPrChange>
            </w:pPr>
            <w:r w:rsidRPr="005F44AC">
              <w:rPr>
                <w:sz w:val="24"/>
                <w:szCs w:val="24"/>
              </w:rPr>
              <w:t>(GPG)AES-256-CBC / ChaCha20</w:t>
            </w:r>
          </w:p>
        </w:tc>
        <w:tc>
          <w:tcPr>
            <w:tcW w:w="1778" w:type="dxa"/>
          </w:tcPr>
          <w:p w14:paraId="611079E5" w14:textId="387724A6" w:rsidR="008D5FD8" w:rsidRPr="005F44AC" w:rsidRDefault="008D5FD8" w:rsidP="00B549D6">
            <w:pPr>
              <w:suppressAutoHyphens w:val="0"/>
              <w:spacing w:after="200" w:line="240" w:lineRule="auto"/>
              <w:ind w:firstLine="0"/>
              <w:jc w:val="left"/>
              <w:rPr>
                <w:sz w:val="24"/>
                <w:szCs w:val="24"/>
              </w:rPr>
              <w:pPrChange w:id="210" w:author="anonymous" w:date="2026-06-18T17:28:00Z">
                <w:pPr>
                  <w:suppressAutoHyphens w:val="0"/>
                  <w:spacing w:after="200" w:line="276" w:lineRule="auto"/>
                  <w:ind w:firstLine="0"/>
                  <w:jc w:val="left"/>
                </w:pPr>
              </w:pPrChange>
            </w:pPr>
            <w:r w:rsidRPr="005F44AC">
              <w:rPr>
                <w:sz w:val="24"/>
                <w:szCs w:val="24"/>
              </w:rPr>
              <w:t>AES-256-CBC</w:t>
            </w:r>
          </w:p>
        </w:tc>
      </w:tr>
    </w:tbl>
    <w:p w14:paraId="08425DDD" w14:textId="58CA91BE" w:rsidR="003F36FB" w:rsidRDefault="003F36FB" w:rsidP="008D5FD8">
      <w:pPr>
        <w:suppressAutoHyphens w:val="0"/>
        <w:spacing w:after="200" w:line="276" w:lineRule="auto"/>
        <w:ind w:firstLine="0"/>
        <w:jc w:val="left"/>
      </w:pPr>
    </w:p>
    <w:p w14:paraId="59C7A5CC" w14:textId="64C5C1EA" w:rsidR="006324DE" w:rsidRDefault="006324DE" w:rsidP="003F36FB">
      <w:pPr>
        <w:pStyle w:val="af6"/>
        <w:spacing w:line="360" w:lineRule="auto"/>
      </w:pPr>
      <w:r w:rsidRPr="006324DE">
        <w:lastRenderedPageBreak/>
        <w:t xml:space="preserve">Сравнение с другими менеджерами паролей в Linux-системах позволяет выделить особенности GNOME </w:t>
      </w:r>
      <w:proofErr w:type="spellStart"/>
      <w:r w:rsidRPr="006324DE">
        <w:t>Keyring</w:t>
      </w:r>
      <w:proofErr w:type="spellEnd"/>
      <w:r w:rsidRPr="006324DE">
        <w:t>, определяющие его как объект исследования в рамках настоящей работы. Во-первых, в отличие от пользовательских хранилищ (</w:t>
      </w:r>
      <w:proofErr w:type="spellStart"/>
      <w:r w:rsidRPr="006324DE">
        <w:t>KeePassXC</w:t>
      </w:r>
      <w:proofErr w:type="spellEnd"/>
      <w:r w:rsidRPr="006324DE">
        <w:t xml:space="preserve">, </w:t>
      </w:r>
      <w:proofErr w:type="spellStart"/>
      <w:r w:rsidRPr="006324DE">
        <w:t>Bitwarden</w:t>
      </w:r>
      <w:proofErr w:type="spellEnd"/>
      <w:r w:rsidRPr="006324DE">
        <w:t xml:space="preserve">, </w:t>
      </w:r>
      <w:proofErr w:type="spellStart"/>
      <w:r w:rsidRPr="006324DE">
        <w:t>pass</w:t>
      </w:r>
      <w:proofErr w:type="spellEnd"/>
      <w:r w:rsidRPr="006324DE">
        <w:t xml:space="preserve">), GNOME </w:t>
      </w:r>
      <w:proofErr w:type="spellStart"/>
      <w:r w:rsidRPr="006324DE">
        <w:t>Keyring</w:t>
      </w:r>
      <w:proofErr w:type="spellEnd"/>
      <w:r w:rsidRPr="006324DE">
        <w:t xml:space="preserve"> глубоко интегрирован с ОС: компрометация хранилища потенциально открывает доступ к широкому спектру системных секретов </w:t>
      </w:r>
      <w:r w:rsidR="00703150">
        <w:t>–</w:t>
      </w:r>
      <w:r w:rsidRPr="006324DE">
        <w:t xml:space="preserve"> паролям </w:t>
      </w:r>
      <w:proofErr w:type="spellStart"/>
      <w:r w:rsidRPr="006324DE">
        <w:t>Wi-Fi</w:t>
      </w:r>
      <w:proofErr w:type="spellEnd"/>
      <w:r w:rsidRPr="006324DE">
        <w:t xml:space="preserve">, SSH-ключам, учётным данным браузеров и других приложений. Во-вторых, применяемая схема деривации ключа представляет собой нестандартную итеративную конструкцию на основе SHA-256, отличную от широко используемого PBKDF2: согласно </w:t>
      </w:r>
      <w:proofErr w:type="spellStart"/>
      <w:r w:rsidRPr="006324DE">
        <w:t>SecurityFAQ</w:t>
      </w:r>
      <w:proofErr w:type="spellEnd"/>
      <w:r w:rsidRPr="006324DE">
        <w:t xml:space="preserve"> проекта, стандартный механизм PBKDF2 не реализован, что подтверждается и анализом исходного кода в рамках настоящей работы. В-третьих, сессионная модель доступа, при которой любое приложение пользователя может обратиться к разблокированному хранилищу без дополнительной криптографической аутентификации, является предметом открытой дискуссии между исследователями безопасности и командой разработчиков </w:t>
      </w:r>
      <w:r w:rsidR="00C41573">
        <w:rPr>
          <w:rFonts w:eastAsia="Times New Roman"/>
        </w:rPr>
        <w:t>–</w:t>
      </w:r>
      <w:r w:rsidRPr="006324DE">
        <w:t xml:space="preserve"> факт, зафиксированный в CVE-2018-19358 </w:t>
      </w:r>
      <w:commentRangeStart w:id="211"/>
      <w:r w:rsidRPr="006324DE">
        <w:t>[</w:t>
      </w:r>
      <w:r w:rsidR="00C41573">
        <w:fldChar w:fldCharType="begin"/>
      </w:r>
      <w:r w:rsidR="00C41573">
        <w:instrText xml:space="preserve"> REF ref4 \r \h </w:instrText>
      </w:r>
      <w:r w:rsidR="00C41573">
        <w:fldChar w:fldCharType="separate"/>
      </w:r>
      <w:r w:rsidR="00C41573">
        <w:t>4</w:t>
      </w:r>
      <w:r w:rsidR="00C41573">
        <w:fldChar w:fldCharType="end"/>
      </w:r>
      <w:r w:rsidRPr="006324DE">
        <w:t>]</w:t>
      </w:r>
      <w:commentRangeEnd w:id="211"/>
      <w:r w:rsidR="00B549D6">
        <w:rPr>
          <w:rStyle w:val="afc"/>
        </w:rPr>
        <w:commentReference w:id="211"/>
      </w:r>
      <w:r w:rsidRPr="006324DE">
        <w:t xml:space="preserve">, но официально не признанный проектом уязвимостью. </w:t>
      </w:r>
      <w:r w:rsidR="00C41573">
        <w:t xml:space="preserve">Совокупность этих факторов </w:t>
      </w:r>
      <w:r w:rsidR="00C41573">
        <w:rPr>
          <w:rFonts w:eastAsia="Times New Roman"/>
        </w:rPr>
        <w:t xml:space="preserve">– </w:t>
      </w:r>
      <w:r w:rsidR="00C41573">
        <w:t xml:space="preserve">системная интеграция, нестандартная криптографическая реализация, спорная модель контроля доступа </w:t>
      </w:r>
      <w:r w:rsidR="00C41573">
        <w:rPr>
          <w:rFonts w:eastAsia="Times New Roman"/>
        </w:rPr>
        <w:t>–</w:t>
      </w:r>
      <w:r w:rsidR="00C41573">
        <w:t xml:space="preserve"> определяет GNOME </w:t>
      </w:r>
      <w:proofErr w:type="spellStart"/>
      <w:r w:rsidR="00C41573">
        <w:t>Keyring</w:t>
      </w:r>
      <w:proofErr w:type="spellEnd"/>
      <w:r w:rsidR="00C41573">
        <w:t xml:space="preserve"> как объект с актуальными нерешёнными вопросами безопасности, требующими независимого анализа.</w:t>
      </w:r>
    </w:p>
    <w:p w14:paraId="45B70BC2" w14:textId="1268CE86" w:rsidR="003F36FB" w:rsidRDefault="003F36FB" w:rsidP="003F36FB">
      <w:pPr>
        <w:pStyle w:val="af6"/>
        <w:spacing w:line="360" w:lineRule="auto"/>
      </w:pPr>
      <w:r>
        <w:rPr>
          <w:rStyle w:val="af3"/>
        </w:rPr>
        <w:t>Выводы по разделу 1</w:t>
      </w:r>
    </w:p>
    <w:p w14:paraId="1A4AEE3E" w14:textId="1F62D1E7" w:rsidR="003F36FB" w:rsidRDefault="003F36FB" w:rsidP="00BD6DB2">
      <w:r>
        <w:t xml:space="preserve">В ходе анализа архитектуры GNOME </w:t>
      </w:r>
      <w:proofErr w:type="spellStart"/>
      <w:r>
        <w:t>Keyring</w:t>
      </w:r>
      <w:proofErr w:type="spellEnd"/>
      <w:r>
        <w:t xml:space="preserve"> установлено, что система представляет собой многоуровневую инфраструктуру, включающую фоновый демон, стандартизированный интерфейс D-</w:t>
      </w:r>
      <w:proofErr w:type="spellStart"/>
      <w:r>
        <w:t>Bus</w:t>
      </w:r>
      <w:proofErr w:type="spellEnd"/>
      <w:r>
        <w:t xml:space="preserve">, библиотеку доступа и физическое хранилище в виде зашифрованных бинарных файлов. Глубокая интеграция с </w:t>
      </w:r>
      <w:r w:rsidR="00CA39C7">
        <w:t xml:space="preserve">ОС </w:t>
      </w:r>
      <w:r>
        <w:t>через PAM и D-</w:t>
      </w:r>
      <w:proofErr w:type="spellStart"/>
      <w:r>
        <w:t>Bus</w:t>
      </w:r>
      <w:proofErr w:type="spellEnd"/>
      <w:r>
        <w:t xml:space="preserve"> обеспечивает удобство использования, однако сессионная модель доступа, при которой любое приложение пользователя может обратиться к разблокированному хранилищу, является архитектурным ограничением с точки зрения безопасности.</w:t>
      </w:r>
    </w:p>
    <w:p w14:paraId="47A26F0E" w14:textId="6E6E157D" w:rsidR="003F36FB" w:rsidRDefault="003F36FB" w:rsidP="00DB7254">
      <w:r w:rsidRPr="00E2608B">
        <w:lastRenderedPageBreak/>
        <w:t xml:space="preserve">Сравнительный обзор альтернативных систем показал, что GNOME </w:t>
      </w:r>
      <w:proofErr w:type="spellStart"/>
      <w:r w:rsidRPr="00E2608B">
        <w:t>Keyring</w:t>
      </w:r>
      <w:proofErr w:type="spellEnd"/>
      <w:r w:rsidRPr="00E2608B">
        <w:t xml:space="preserve"> занимает специфическую нишу системного хранилища секретов, интегрированного с рабочим окружением, и по ряду параметров уступает специализированным менеджерам паролей. В частности, модель разграничения доступа </w:t>
      </w:r>
      <w:proofErr w:type="spellStart"/>
      <w:r w:rsidRPr="00E2608B">
        <w:t>KWallet</w:t>
      </w:r>
      <w:proofErr w:type="spellEnd"/>
      <w:r w:rsidRPr="00E2608B">
        <w:t xml:space="preserve"> является более строгой, а криптографические решения </w:t>
      </w:r>
      <w:proofErr w:type="spellStart"/>
      <w:r w:rsidRPr="00E2608B">
        <w:t>KeePassXC</w:t>
      </w:r>
      <w:proofErr w:type="spellEnd"/>
      <w:r w:rsidRPr="00E2608B">
        <w:t xml:space="preserve"> </w:t>
      </w:r>
      <w:r w:rsidR="0024630A">
        <w:rPr>
          <w:rFonts w:eastAsia="Times New Roman"/>
        </w:rPr>
        <w:t>–</w:t>
      </w:r>
      <w:r w:rsidRPr="00E2608B">
        <w:t xml:space="preserve"> более современными. Тем не менее GNOME </w:t>
      </w:r>
      <w:proofErr w:type="spellStart"/>
      <w:r w:rsidRPr="00E2608B">
        <w:t>Keyring</w:t>
      </w:r>
      <w:proofErr w:type="spellEnd"/>
      <w:r w:rsidRPr="00E2608B">
        <w:t xml:space="preserve"> остаётся доминирующим решением в экосистеме GNOME в силу своей </w:t>
      </w:r>
      <w:proofErr w:type="spellStart"/>
      <w:r w:rsidRPr="00E2608B">
        <w:t>встроенности</w:t>
      </w:r>
      <w:proofErr w:type="spellEnd"/>
      <w:r w:rsidRPr="00E2608B">
        <w:t xml:space="preserve"> в </w:t>
      </w:r>
      <w:r w:rsidR="00CA39C7">
        <w:t xml:space="preserve">ОС </w:t>
      </w:r>
      <w:r>
        <w:t>и широкой поддержки со стороны прикладных приложений.</w:t>
      </w:r>
    </w:p>
    <w:p w14:paraId="3D8B3E35" w14:textId="2D1B5D44" w:rsidR="003F36FB" w:rsidRDefault="003F36FB" w:rsidP="00DB7254">
      <w:r>
        <w:t xml:space="preserve">Полученные результаты формируют основу для анализа бинарного формата </w:t>
      </w:r>
      <w:proofErr w:type="gramStart"/>
      <w:r>
        <w:t>файла .</w:t>
      </w:r>
      <w:proofErr w:type="spellStart"/>
      <w:r>
        <w:t>keyring</w:t>
      </w:r>
      <w:proofErr w:type="spellEnd"/>
      <w:proofErr w:type="gramEnd"/>
      <w:r>
        <w:t xml:space="preserve"> и применяемых криптографических алгоритмов, рассматриваемых в следующих подразделах.</w:t>
      </w:r>
    </w:p>
    <w:p w14:paraId="7ED43865" w14:textId="77777777" w:rsidR="009C5AA3" w:rsidRDefault="009C5AA3" w:rsidP="00DB7254"/>
    <w:p w14:paraId="018E3305" w14:textId="190BE9C1" w:rsidR="008F5EA8" w:rsidRPr="00E2608B" w:rsidRDefault="008F5EA8" w:rsidP="00B549D6">
      <w:pPr>
        <w:pStyle w:val="2"/>
        <w:pPrChange w:id="212" w:author="anonymous" w:date="2026-06-18T17:27:00Z">
          <w:pPr>
            <w:pStyle w:val="2"/>
          </w:pPr>
        </w:pPrChange>
      </w:pPr>
      <w:commentRangeStart w:id="213"/>
      <w:commentRangeStart w:id="214"/>
      <w:del w:id="215" w:author="Михаил Назаров" w:date="2026-06-17T01:46:00Z">
        <w:r w:rsidRPr="001B61B8" w:rsidDel="001B61B8">
          <w:delText>Р</w:delText>
        </w:r>
        <w:commentRangeEnd w:id="213"/>
        <w:r w:rsidR="00592313" w:rsidRPr="001B61B8" w:rsidDel="001B61B8">
          <w:rPr>
            <w:rStyle w:val="afc"/>
            <w:rFonts w:eastAsiaTheme="minorEastAsia" w:cstheme="minorBidi"/>
            <w:b w:val="0"/>
            <w:bCs w:val="0"/>
          </w:rPr>
          <w:commentReference w:id="213"/>
        </w:r>
        <w:r w:rsidRPr="001B61B8" w:rsidDel="001B61B8">
          <w:delText>азбор</w:delText>
        </w:r>
        <w:r w:rsidRPr="00E2608B" w:rsidDel="001B61B8">
          <w:delText xml:space="preserve"> </w:delText>
        </w:r>
      </w:del>
      <w:bookmarkStart w:id="216" w:name="_Toc232584297"/>
      <w:ins w:id="217" w:author="Михаил Назаров" w:date="2026-06-17T01:46:00Z">
        <w:r w:rsidR="001B61B8">
          <w:t xml:space="preserve">Структура </w:t>
        </w:r>
      </w:ins>
      <w:r w:rsidRPr="00E2608B">
        <w:t xml:space="preserve">бинарного формата </w:t>
      </w:r>
      <w:proofErr w:type="gramStart"/>
      <w:r w:rsidRPr="00E2608B">
        <w:t>файла .</w:t>
      </w:r>
      <w:proofErr w:type="spellStart"/>
      <w:r w:rsidRPr="00E2608B">
        <w:t>keyring</w:t>
      </w:r>
      <w:bookmarkEnd w:id="216"/>
      <w:commentRangeEnd w:id="214"/>
      <w:proofErr w:type="spellEnd"/>
      <w:proofErr w:type="gramEnd"/>
      <w:r w:rsidR="00B549D6">
        <w:rPr>
          <w:rStyle w:val="afc"/>
          <w:rFonts w:eastAsiaTheme="minorEastAsia" w:cstheme="minorBidi"/>
          <w:b w:val="0"/>
          <w:bCs w:val="0"/>
        </w:rPr>
        <w:commentReference w:id="214"/>
      </w:r>
    </w:p>
    <w:p w14:paraId="4747FA97" w14:textId="18489418" w:rsidR="008F5EA8" w:rsidRPr="00E2608B" w:rsidRDefault="008F5EA8" w:rsidP="00E2608B">
      <w:r w:rsidRPr="00E2608B">
        <w:t xml:space="preserve">Бинарный формат файла </w:t>
      </w:r>
      <w:proofErr w:type="spellStart"/>
      <w:proofErr w:type="gramStart"/>
      <w:r w:rsidRPr="00E2608B">
        <w:t>login.keyring</w:t>
      </w:r>
      <w:proofErr w:type="spellEnd"/>
      <w:proofErr w:type="gramEnd"/>
      <w:r w:rsidRPr="00E2608B">
        <w:t xml:space="preserve"> является исторически сложившимся форматом GNOME </w:t>
      </w:r>
      <w:proofErr w:type="spellStart"/>
      <w:r w:rsidRPr="00E2608B">
        <w:t>Keyring</w:t>
      </w:r>
      <w:proofErr w:type="spellEnd"/>
      <w:r w:rsidRPr="00E2608B">
        <w:t xml:space="preserve">, не претерпевавшим существенных изменений со времени его проектирования в 2003 году. Формат описан в комментариях к исходному коду демона </w:t>
      </w:r>
      <w:proofErr w:type="spellStart"/>
      <w:r w:rsidRPr="00E2608B">
        <w:t>gnome-keyring</w:t>
      </w:r>
      <w:proofErr w:type="spellEnd"/>
      <w:r w:rsidRPr="00E2608B">
        <w:t xml:space="preserve"> (файл </w:t>
      </w:r>
      <w:commentRangeStart w:id="218"/>
      <w:r w:rsidRPr="00E2608B">
        <w:t>gkr-keyring-format.txt</w:t>
      </w:r>
      <w:commentRangeEnd w:id="218"/>
      <w:r w:rsidR="00B549D6">
        <w:rPr>
          <w:rStyle w:val="afc"/>
        </w:rPr>
        <w:commentReference w:id="218"/>
      </w:r>
      <w:r w:rsidRPr="00E2608B">
        <w:t xml:space="preserve">), однако официальной публичной спецификации в виде RFC или стандарта он не имеет. Цель настоящего раздела </w:t>
      </w:r>
      <w:r w:rsidR="0024630A">
        <w:rPr>
          <w:rFonts w:eastAsia="Times New Roman"/>
        </w:rPr>
        <w:t>–</w:t>
      </w:r>
      <w:r w:rsidRPr="00E2608B">
        <w:t xml:space="preserve"> составить полную спецификацию структуры файла на уровне отдельных полей, описать порядок их следования и приёмы кодирования, </w:t>
      </w:r>
      <w:r w:rsidR="00FD14E9" w:rsidRPr="00FD14E9">
        <w:t xml:space="preserve">на которых построена программа разбора файла (далее </w:t>
      </w:r>
      <w:r w:rsidR="00FD14E9">
        <w:rPr>
          <w:rFonts w:eastAsia="Times New Roman"/>
        </w:rPr>
        <w:t xml:space="preserve">– </w:t>
      </w:r>
      <w:r w:rsidR="00FD14E9" w:rsidRPr="00FD14E9">
        <w:t>парсер), реализованная в рамках практической части работы.</w:t>
      </w:r>
    </w:p>
    <w:p w14:paraId="2F656067" w14:textId="1C5C5B2F" w:rsidR="008F5EA8" w:rsidRDefault="008F5EA8" w:rsidP="008F5EA8">
      <w:pPr>
        <w:spacing w:after="120"/>
        <w:ind w:firstLine="720"/>
      </w:pPr>
      <w:r>
        <w:rPr>
          <w:rFonts w:eastAsia="Times New Roman" w:cs="Times New Roman"/>
          <w:szCs w:val="28"/>
        </w:rPr>
        <w:t xml:space="preserve">Анализ проводился </w:t>
      </w:r>
      <w:r w:rsidR="008441A1" w:rsidRPr="008441A1">
        <w:rPr>
          <w:rFonts w:eastAsia="Times New Roman" w:cs="Times New Roman"/>
          <w:szCs w:val="28"/>
        </w:rPr>
        <w:t xml:space="preserve">методом статического анализа исходного кода проекта </w:t>
      </w:r>
      <w:proofErr w:type="spellStart"/>
      <w:r w:rsidR="008441A1" w:rsidRPr="008441A1">
        <w:rPr>
          <w:rFonts w:eastAsia="Times New Roman" w:cs="Times New Roman"/>
          <w:szCs w:val="28"/>
        </w:rPr>
        <w:t>gnome-keyring</w:t>
      </w:r>
      <w:proofErr w:type="spellEnd"/>
      <w:r w:rsidR="008441A1" w:rsidRPr="008441A1">
        <w:rPr>
          <w:rFonts w:eastAsia="Times New Roman" w:cs="Times New Roman"/>
          <w:szCs w:val="28"/>
        </w:rPr>
        <w:t xml:space="preserve"> (в частности, файлов </w:t>
      </w:r>
      <w:proofErr w:type="spellStart"/>
      <w:r w:rsidR="008441A1" w:rsidRPr="008441A1">
        <w:rPr>
          <w:rFonts w:eastAsia="Times New Roman" w:cs="Times New Roman"/>
          <w:szCs w:val="28"/>
        </w:rPr>
        <w:t>gkr-keyring.c</w:t>
      </w:r>
      <w:proofErr w:type="spellEnd"/>
      <w:r w:rsidR="008441A1" w:rsidRPr="008441A1">
        <w:rPr>
          <w:rFonts w:eastAsia="Times New Roman" w:cs="Times New Roman"/>
          <w:szCs w:val="28"/>
        </w:rPr>
        <w:t xml:space="preserve"> и gkr-keyring-format.txt) в сопоставлении с реальными файлами </w:t>
      </w:r>
      <w:proofErr w:type="spellStart"/>
      <w:r w:rsidR="008441A1" w:rsidRPr="008441A1">
        <w:rPr>
          <w:rFonts w:eastAsia="Times New Roman" w:cs="Times New Roman"/>
          <w:szCs w:val="28"/>
        </w:rPr>
        <w:t>login.keyring</w:t>
      </w:r>
      <w:proofErr w:type="spellEnd"/>
      <w:r w:rsidR="008441A1" w:rsidRPr="008441A1">
        <w:rPr>
          <w:rFonts w:eastAsia="Times New Roman" w:cs="Times New Roman"/>
          <w:szCs w:val="28"/>
        </w:rPr>
        <w:t>, полученными на тестовой системе Ubuntu 25.10</w:t>
      </w:r>
      <w:commentRangeStart w:id="219"/>
      <w:del w:id="220" w:author="Михаил Назаров" w:date="2026-06-15T23:33:00Z">
        <w:r w:rsidDel="008441A1">
          <w:rPr>
            <w:rFonts w:eastAsia="Times New Roman" w:cs="Times New Roman"/>
            <w:szCs w:val="28"/>
          </w:rPr>
          <w:delText xml:space="preserve">методом обратного разбора </w:delText>
        </w:r>
        <w:commentRangeEnd w:id="219"/>
        <w:r w:rsidR="00E43CD3" w:rsidDel="008441A1">
          <w:rPr>
            <w:rStyle w:val="afc"/>
          </w:rPr>
          <w:commentReference w:id="219"/>
        </w:r>
        <w:r w:rsidDel="008441A1">
          <w:rPr>
            <w:rFonts w:eastAsia="Times New Roman" w:cs="Times New Roman"/>
            <w:szCs w:val="28"/>
          </w:rPr>
          <w:delText>реальных файлов login.keyring, полученных на тестовой системе Ubuntu 25.</w:delText>
        </w:r>
        <w:r w:rsidR="00C84BB7" w:rsidDel="008441A1">
          <w:rPr>
            <w:rFonts w:eastAsia="Times New Roman" w:cs="Times New Roman"/>
            <w:szCs w:val="28"/>
          </w:rPr>
          <w:delText>10</w:delText>
        </w:r>
        <w:r w:rsidDel="008441A1">
          <w:rPr>
            <w:rFonts w:eastAsia="Times New Roman" w:cs="Times New Roman"/>
            <w:szCs w:val="28"/>
          </w:rPr>
          <w:delText xml:space="preserve"> в сопоставлении с исходным кодом проекта gnome-keyring (в частности, файлами gkr-keyring.c и gkr-keyring-format.txt).</w:delText>
        </w:r>
      </w:del>
      <w:r>
        <w:rPr>
          <w:rFonts w:eastAsia="Times New Roman" w:cs="Times New Roman"/>
          <w:szCs w:val="28"/>
        </w:rPr>
        <w:t xml:space="preserve"> </w:t>
      </w:r>
      <w:r w:rsidR="004B3ABF" w:rsidRPr="004B3ABF">
        <w:rPr>
          <w:rFonts w:eastAsia="Times New Roman" w:cs="Times New Roman"/>
          <w:szCs w:val="28"/>
        </w:rPr>
        <w:t xml:space="preserve">Все смещения и размеры полей подтверждены экспериментально </w:t>
      </w:r>
      <w:r w:rsidR="004B3ABF" w:rsidRPr="004B3ABF">
        <w:rPr>
          <w:rFonts w:eastAsia="Times New Roman" w:cs="Times New Roman"/>
          <w:szCs w:val="28"/>
        </w:rPr>
        <w:lastRenderedPageBreak/>
        <w:t>путём анализа шестнадцатеричного представления содержимого файла (</w:t>
      </w:r>
      <w:proofErr w:type="spellStart"/>
      <w:r w:rsidR="004B3ABF" w:rsidRPr="004B3ABF">
        <w:rPr>
          <w:rFonts w:eastAsia="Times New Roman" w:cs="Times New Roman"/>
          <w:szCs w:val="28"/>
        </w:rPr>
        <w:t>hex</w:t>
      </w:r>
      <w:proofErr w:type="spellEnd"/>
      <w:r w:rsidR="004B3ABF" w:rsidRPr="004B3ABF">
        <w:rPr>
          <w:rFonts w:eastAsia="Times New Roman" w:cs="Times New Roman"/>
          <w:szCs w:val="28"/>
        </w:rPr>
        <w:t>-дампа) и пошагового исполнения разработанного парсера.</w:t>
      </w:r>
    </w:p>
    <w:p w14:paraId="5F3023C9" w14:textId="235CA863" w:rsidR="008F5EA8" w:rsidRPr="00320482" w:rsidRDefault="008F5EA8" w:rsidP="00B549D6">
      <w:pPr>
        <w:pStyle w:val="3"/>
        <w:pPrChange w:id="221" w:author="anonymous" w:date="2026-06-18T17:27:00Z">
          <w:pPr>
            <w:pStyle w:val="3"/>
          </w:pPr>
        </w:pPrChange>
      </w:pPr>
      <w:bookmarkStart w:id="222" w:name="_Toc232584298"/>
      <w:r w:rsidRPr="00320482">
        <w:t>Общие принципы кодирования</w:t>
      </w:r>
      <w:ins w:id="223" w:author="Михаил Назаров" w:date="2026-06-15T23:54:00Z">
        <w:del w:id="224" w:author="anonymous" w:date="2026-06-18T17:30:00Z">
          <w:r w:rsidR="004630CE" w:rsidDel="00B549D6">
            <w:delText xml:space="preserve"> </w:delText>
          </w:r>
        </w:del>
        <w:r w:rsidR="004630CE" w:rsidRPr="004630CE">
          <w:t xml:space="preserve"> </w:t>
        </w:r>
        <w:r w:rsidR="004630CE">
          <w:t xml:space="preserve">данных в </w:t>
        </w:r>
        <w:proofErr w:type="gramStart"/>
        <w:r w:rsidR="004630CE">
          <w:t>формате .</w:t>
        </w:r>
        <w:proofErr w:type="spellStart"/>
        <w:r w:rsidR="004630CE">
          <w:t>keyring</w:t>
        </w:r>
      </w:ins>
      <w:bookmarkEnd w:id="222"/>
      <w:proofErr w:type="spellEnd"/>
      <w:proofErr w:type="gramEnd"/>
    </w:p>
    <w:p w14:paraId="117F9602" w14:textId="11A6929D" w:rsidR="00550968" w:rsidRDefault="00550968" w:rsidP="00550968">
      <w:r>
        <w:t xml:space="preserve">Прежде чем переходить к описанию структуры, необходимо зафиксировать набор примитивных типов данных и правил их </w:t>
      </w:r>
      <w:proofErr w:type="spellStart"/>
      <w:r>
        <w:t>сериализации</w:t>
      </w:r>
      <w:proofErr w:type="spellEnd"/>
      <w:r>
        <w:t xml:space="preserve">, общих для всего формата. GNOME </w:t>
      </w:r>
      <w:proofErr w:type="spellStart"/>
      <w:r>
        <w:t>Keyring</w:t>
      </w:r>
      <w:proofErr w:type="spellEnd"/>
      <w:r>
        <w:t xml:space="preserve"> использует фиксированный набор соглашений</w:t>
      </w:r>
      <w:r w:rsidR="004E39CE" w:rsidRPr="004E39CE">
        <w:t xml:space="preserve">, </w:t>
      </w:r>
      <w:r>
        <w:t>зафиксированных в исходном коде проекта</w:t>
      </w:r>
      <w:r w:rsidR="004E39CE" w:rsidRPr="004E39CE">
        <w:t xml:space="preserve"> [</w:t>
      </w:r>
      <w:r w:rsidR="004E39CE">
        <w:fldChar w:fldCharType="begin"/>
      </w:r>
      <w:r w:rsidR="004E39CE">
        <w:instrText xml:space="preserve"> REF ref5 \r \h </w:instrText>
      </w:r>
      <w:r w:rsidR="004E39CE">
        <w:fldChar w:fldCharType="separate"/>
      </w:r>
      <w:r w:rsidR="004E39CE">
        <w:t>5</w:t>
      </w:r>
      <w:r w:rsidR="004E39CE">
        <w:fldChar w:fldCharType="end"/>
      </w:r>
      <w:r w:rsidR="004E39CE" w:rsidRPr="004E39CE">
        <w:t xml:space="preserve">], </w:t>
      </w:r>
      <w:r>
        <w:t xml:space="preserve">отличающийся от типичной для современных форматов схемы (например, от </w:t>
      </w:r>
      <w:proofErr w:type="spellStart"/>
      <w:r>
        <w:t>little</w:t>
      </w:r>
      <w:proofErr w:type="spellEnd"/>
      <w:r>
        <w:t>-</w:t>
      </w:r>
      <w:proofErr w:type="spellStart"/>
      <w:r>
        <w:t>endian</w:t>
      </w:r>
      <w:proofErr w:type="spellEnd"/>
      <w:r>
        <w:t xml:space="preserve">-кодирования, принятого в </w:t>
      </w:r>
      <w:proofErr w:type="spellStart"/>
      <w:r>
        <w:t>Windows</w:t>
      </w:r>
      <w:proofErr w:type="spellEnd"/>
      <w:r>
        <w:t xml:space="preserve"> DPAPI):</w:t>
      </w:r>
    </w:p>
    <w:p w14:paraId="414479AD" w14:textId="3F76F888" w:rsidR="008F5EA8" w:rsidRPr="00C84208" w:rsidRDefault="002A11E0" w:rsidP="00550968">
      <w:pPr>
        <w:pStyle w:val="732-"/>
        <w:tabs>
          <w:tab w:val="left" w:pos="851"/>
        </w:tabs>
        <w:ind w:left="0" w:firstLine="567"/>
        <w:rPr>
          <w:rFonts w:eastAsia="Times New Roman"/>
        </w:rPr>
      </w:pPr>
      <w:r>
        <w:rPr>
          <w:rFonts w:eastAsia="Times New Roman"/>
        </w:rPr>
        <w:t>п</w:t>
      </w:r>
      <w:r w:rsidR="008F5EA8" w:rsidRPr="00E2608B">
        <w:rPr>
          <w:rFonts w:eastAsia="Times New Roman"/>
        </w:rPr>
        <w:t>орядок</w:t>
      </w:r>
      <w:r w:rsidR="008F5EA8" w:rsidRPr="0024630A">
        <w:rPr>
          <w:rFonts w:eastAsia="Times New Roman"/>
          <w:lang w:val="en-US"/>
        </w:rPr>
        <w:t xml:space="preserve"> </w:t>
      </w:r>
      <w:r w:rsidR="008F5EA8" w:rsidRPr="00E2608B">
        <w:rPr>
          <w:rFonts w:eastAsia="Times New Roman"/>
        </w:rPr>
        <w:t>байтов</w:t>
      </w:r>
      <w:r w:rsidR="008F5EA8" w:rsidRPr="0024630A">
        <w:rPr>
          <w:rFonts w:eastAsia="Times New Roman"/>
          <w:lang w:val="en-US"/>
        </w:rPr>
        <w:t xml:space="preserve"> </w:t>
      </w:r>
      <w:r w:rsidR="0024630A" w:rsidRPr="0024630A">
        <w:rPr>
          <w:rFonts w:eastAsia="Times New Roman"/>
          <w:lang w:val="en-US"/>
        </w:rPr>
        <w:t>–</w:t>
      </w:r>
      <w:r w:rsidR="008F5EA8" w:rsidRPr="0024630A">
        <w:rPr>
          <w:rFonts w:eastAsia="Times New Roman"/>
          <w:lang w:val="en-US"/>
        </w:rPr>
        <w:t xml:space="preserve"> </w:t>
      </w:r>
      <w:r w:rsidR="008F5EA8" w:rsidRPr="00E2608B">
        <w:rPr>
          <w:rFonts w:eastAsia="Times New Roman"/>
        </w:rPr>
        <w:t>старший</w:t>
      </w:r>
      <w:r w:rsidR="008F5EA8" w:rsidRPr="0024630A">
        <w:rPr>
          <w:rFonts w:eastAsia="Times New Roman"/>
          <w:lang w:val="en-US"/>
        </w:rPr>
        <w:t xml:space="preserve"> </w:t>
      </w:r>
      <w:r w:rsidR="008F5EA8" w:rsidRPr="00E2608B">
        <w:rPr>
          <w:rFonts w:eastAsia="Times New Roman"/>
        </w:rPr>
        <w:t>байт</w:t>
      </w:r>
      <w:r w:rsidR="008F5EA8" w:rsidRPr="0024630A">
        <w:rPr>
          <w:rFonts w:eastAsia="Times New Roman"/>
          <w:lang w:val="en-US"/>
        </w:rPr>
        <w:t xml:space="preserve"> </w:t>
      </w:r>
      <w:r w:rsidR="008F5EA8" w:rsidRPr="00E2608B">
        <w:rPr>
          <w:rFonts w:eastAsia="Times New Roman"/>
        </w:rPr>
        <w:t>первым</w:t>
      </w:r>
      <w:r w:rsidR="008F5EA8" w:rsidRPr="0024630A">
        <w:rPr>
          <w:rFonts w:eastAsia="Times New Roman"/>
          <w:lang w:val="en-US"/>
        </w:rPr>
        <w:t xml:space="preserve"> (big-endian, </w:t>
      </w:r>
      <w:proofErr w:type="spellStart"/>
      <w:r w:rsidR="008F5EA8" w:rsidRPr="0024630A">
        <w:rPr>
          <w:rFonts w:eastAsia="Times New Roman"/>
          <w:lang w:val="en-US"/>
        </w:rPr>
        <w:t>msbf</w:t>
      </w:r>
      <w:proofErr w:type="spellEnd"/>
      <w:r w:rsidR="008F5EA8" w:rsidRPr="0024630A">
        <w:rPr>
          <w:rFonts w:eastAsia="Times New Roman"/>
          <w:lang w:val="en-US"/>
        </w:rPr>
        <w:t xml:space="preserve"> </w:t>
      </w:r>
      <w:r w:rsidR="00E2608B" w:rsidRPr="0024630A">
        <w:rPr>
          <w:rFonts w:eastAsia="Times New Roman"/>
          <w:lang w:val="en-US"/>
        </w:rPr>
        <w:t>-</w:t>
      </w:r>
      <w:r w:rsidR="008F5EA8" w:rsidRPr="0024630A">
        <w:rPr>
          <w:rFonts w:eastAsia="Times New Roman"/>
          <w:lang w:val="en-US"/>
        </w:rPr>
        <w:t xml:space="preserve"> most significant byte first). </w:t>
      </w:r>
      <w:r w:rsidR="008F5EA8" w:rsidRPr="00E2608B">
        <w:rPr>
          <w:rFonts w:eastAsia="Times New Roman"/>
        </w:rPr>
        <w:t xml:space="preserve">Это применяется ко всем </w:t>
      </w:r>
      <w:proofErr w:type="spellStart"/>
      <w:r w:rsidR="008F5EA8" w:rsidRPr="00E2608B">
        <w:rPr>
          <w:rFonts w:eastAsia="Times New Roman"/>
        </w:rPr>
        <w:t>многобайтовым</w:t>
      </w:r>
      <w:proofErr w:type="spellEnd"/>
      <w:r w:rsidR="008F5EA8" w:rsidRPr="00E2608B">
        <w:rPr>
          <w:rFonts w:eastAsia="Times New Roman"/>
        </w:rPr>
        <w:t xml:space="preserve"> числовым полям, что нетипично для современных форматов, ориентированных на архитектуру x86</w:t>
      </w:r>
      <w:r w:rsidR="00E9009B" w:rsidRPr="00E9009B">
        <w:rPr>
          <w:rFonts w:eastAsia="Times New Roman"/>
        </w:rPr>
        <w:t>;</w:t>
      </w:r>
    </w:p>
    <w:p w14:paraId="7AFCBB15" w14:textId="040FACEF" w:rsidR="008F5EA8" w:rsidRPr="00C84208" w:rsidRDefault="00C84208" w:rsidP="00C84BB7">
      <w:pPr>
        <w:pStyle w:val="732-"/>
        <w:tabs>
          <w:tab w:val="left" w:pos="851"/>
        </w:tabs>
        <w:ind w:left="0" w:firstLine="567"/>
        <w:rPr>
          <w:rFonts w:eastAsia="Times New Roman"/>
        </w:rPr>
      </w:pPr>
      <w:r>
        <w:rPr>
          <w:rFonts w:eastAsia="Times New Roman"/>
        </w:rPr>
        <w:t>т</w:t>
      </w:r>
      <w:r w:rsidR="008F5EA8" w:rsidRPr="00E2608B">
        <w:rPr>
          <w:rFonts w:eastAsia="Times New Roman"/>
        </w:rPr>
        <w:t xml:space="preserve">ип guint32 </w:t>
      </w:r>
      <w:r w:rsidR="0024630A">
        <w:rPr>
          <w:rFonts w:eastAsia="Times New Roman"/>
        </w:rPr>
        <w:t>–</w:t>
      </w:r>
      <w:r w:rsidR="008F5EA8" w:rsidRPr="00E2608B">
        <w:rPr>
          <w:rFonts w:eastAsia="Times New Roman"/>
        </w:rPr>
        <w:t xml:space="preserve"> беззнаковое 32-битное целое, 4 байта, </w:t>
      </w:r>
      <w:proofErr w:type="spellStart"/>
      <w:r w:rsidR="008F5EA8" w:rsidRPr="00E2608B">
        <w:rPr>
          <w:rFonts w:eastAsia="Times New Roman"/>
        </w:rPr>
        <w:t>big-endian</w:t>
      </w:r>
      <w:proofErr w:type="spellEnd"/>
      <w:r w:rsidR="008F5EA8" w:rsidRPr="00E2608B">
        <w:rPr>
          <w:rFonts w:eastAsia="Times New Roman"/>
        </w:rPr>
        <w:t>. Используется как для идентификаторов, флагов и счётчиков, так и для длины строк</w:t>
      </w:r>
      <w:r w:rsidR="00E9009B" w:rsidRPr="00E9009B">
        <w:rPr>
          <w:rFonts w:eastAsia="Times New Roman"/>
        </w:rPr>
        <w:t>;</w:t>
      </w:r>
    </w:p>
    <w:p w14:paraId="4CA221A5" w14:textId="44E823AA" w:rsidR="008F5EA8" w:rsidRPr="00C84208" w:rsidRDefault="00C84208" w:rsidP="00C84BB7">
      <w:pPr>
        <w:pStyle w:val="732-"/>
        <w:tabs>
          <w:tab w:val="left" w:pos="851"/>
        </w:tabs>
        <w:ind w:left="0" w:firstLine="567"/>
        <w:rPr>
          <w:rFonts w:eastAsia="Times New Roman"/>
        </w:rPr>
      </w:pPr>
      <w:r>
        <w:rPr>
          <w:rFonts w:eastAsia="Times New Roman"/>
        </w:rPr>
        <w:t>т</w:t>
      </w:r>
      <w:r w:rsidR="008F5EA8" w:rsidRPr="00E2608B">
        <w:rPr>
          <w:rFonts w:eastAsia="Times New Roman"/>
        </w:rPr>
        <w:t xml:space="preserve">ип guint8 </w:t>
      </w:r>
      <w:r w:rsidR="0024630A">
        <w:rPr>
          <w:rFonts w:eastAsia="Times New Roman"/>
        </w:rPr>
        <w:t>–</w:t>
      </w:r>
      <w:r w:rsidR="008F5EA8" w:rsidRPr="00E2608B">
        <w:rPr>
          <w:rFonts w:eastAsia="Times New Roman"/>
        </w:rPr>
        <w:t xml:space="preserve"> однобайтовое беззнаковое целое, применяется для версии формата и идентификаторов криптоалгоритмов</w:t>
      </w:r>
      <w:r w:rsidR="00E9009B" w:rsidRPr="00E9009B">
        <w:rPr>
          <w:rFonts w:eastAsia="Times New Roman"/>
        </w:rPr>
        <w:t>;</w:t>
      </w:r>
    </w:p>
    <w:p w14:paraId="02F18B17" w14:textId="20B02A90" w:rsidR="008F5EA8" w:rsidRPr="00C84208" w:rsidRDefault="00C84208" w:rsidP="00C84BB7">
      <w:pPr>
        <w:pStyle w:val="732-"/>
        <w:tabs>
          <w:tab w:val="left" w:pos="851"/>
        </w:tabs>
        <w:ind w:left="0" w:firstLine="567"/>
        <w:rPr>
          <w:rFonts w:eastAsia="Times New Roman"/>
        </w:rPr>
      </w:pPr>
      <w:r>
        <w:rPr>
          <w:rFonts w:eastAsia="Times New Roman"/>
        </w:rPr>
        <w:t>т</w:t>
      </w:r>
      <w:r w:rsidR="008F5EA8" w:rsidRPr="00E2608B">
        <w:rPr>
          <w:rFonts w:eastAsia="Times New Roman"/>
        </w:rPr>
        <w:t xml:space="preserve">ип </w:t>
      </w:r>
      <w:proofErr w:type="spellStart"/>
      <w:r w:rsidR="008F5EA8" w:rsidRPr="00E2608B">
        <w:rPr>
          <w:rFonts w:eastAsia="Times New Roman"/>
        </w:rPr>
        <w:t>time_t</w:t>
      </w:r>
      <w:proofErr w:type="spellEnd"/>
      <w:r w:rsidR="008F5EA8" w:rsidRPr="00E2608B">
        <w:rPr>
          <w:rFonts w:eastAsia="Times New Roman"/>
        </w:rPr>
        <w:t xml:space="preserve"> представлен двумя последовательными значениями guint32 (старшая и младшая половины 64-битной метки времени POSIX), что в сумме даёт 8 байт</w:t>
      </w:r>
      <w:r w:rsidR="00E9009B" w:rsidRPr="00E9009B">
        <w:rPr>
          <w:rFonts w:eastAsia="Times New Roman"/>
        </w:rPr>
        <w:t>;</w:t>
      </w:r>
    </w:p>
    <w:p w14:paraId="57D3CC9B" w14:textId="6290DE85" w:rsidR="00B8677D" w:rsidRDefault="00C84208" w:rsidP="00C84BB7">
      <w:pPr>
        <w:pStyle w:val="732-"/>
        <w:tabs>
          <w:tab w:val="left" w:pos="851"/>
        </w:tabs>
        <w:ind w:left="0" w:firstLine="567"/>
        <w:rPr>
          <w:rFonts w:eastAsia="Times New Roman"/>
        </w:rPr>
      </w:pPr>
      <w:r>
        <w:rPr>
          <w:rFonts w:eastAsia="Times New Roman"/>
        </w:rPr>
        <w:t>с</w:t>
      </w:r>
      <w:r w:rsidR="008F5EA8" w:rsidRPr="00E2608B">
        <w:rPr>
          <w:rFonts w:eastAsia="Times New Roman"/>
        </w:rPr>
        <w:t xml:space="preserve">троки </w:t>
      </w:r>
      <w:r w:rsidR="008F5EA8" w:rsidRPr="00C84208">
        <w:rPr>
          <w:rFonts w:eastAsia="Times New Roman"/>
        </w:rPr>
        <w:t>кодируются</w:t>
      </w:r>
      <w:r w:rsidR="008F5EA8" w:rsidRPr="00E2608B">
        <w:rPr>
          <w:rFonts w:eastAsia="Times New Roman"/>
        </w:rPr>
        <w:t xml:space="preserve"> префиксом длины: сначала guint32 с количеством байт строки, затем сами байты в кодировке UTF-8 без выравнивания и без завершающего нулевого символа. Значение длины 0xFFFFFFFF (UINT32_MAX) интерпретируется как NULL-строка, при этом байты содержимого отсутствуют</w:t>
      </w:r>
      <w:r w:rsidR="00E9009B" w:rsidRPr="00E9009B">
        <w:rPr>
          <w:rFonts w:eastAsia="Times New Roman"/>
        </w:rPr>
        <w:t>;</w:t>
      </w:r>
    </w:p>
    <w:p w14:paraId="07D3D31A" w14:textId="77777777" w:rsidR="00B8677D" w:rsidRPr="00B8677D" w:rsidRDefault="00C84208" w:rsidP="00C84BB7">
      <w:pPr>
        <w:pStyle w:val="732-"/>
        <w:tabs>
          <w:tab w:val="left" w:pos="851"/>
        </w:tabs>
        <w:ind w:left="0" w:firstLine="567"/>
        <w:rPr>
          <w:rFonts w:eastAsia="Times New Roman"/>
        </w:rPr>
      </w:pPr>
      <w:r w:rsidRPr="00B8677D">
        <w:rPr>
          <w:rFonts w:eastAsia="Times New Roman"/>
        </w:rPr>
        <w:t>м</w:t>
      </w:r>
      <w:r w:rsidR="008F5EA8" w:rsidRPr="00B8677D">
        <w:rPr>
          <w:rFonts w:eastAsia="Times New Roman"/>
        </w:rPr>
        <w:t>ассивы байт (например, соль) имеют фиксированную длину, заданную форматом, и не сопровождаются префиксом длины</w:t>
      </w:r>
      <w:r w:rsidR="00E9009B" w:rsidRPr="00B8677D">
        <w:rPr>
          <w:rFonts w:eastAsia="Times New Roman"/>
        </w:rPr>
        <w:t>;</w:t>
      </w:r>
    </w:p>
    <w:p w14:paraId="315CC8F8" w14:textId="352C8414" w:rsidR="00B8677D" w:rsidRPr="00B8677D" w:rsidRDefault="00C84208" w:rsidP="00C84BB7">
      <w:pPr>
        <w:pStyle w:val="732-"/>
        <w:tabs>
          <w:tab w:val="left" w:pos="851"/>
        </w:tabs>
        <w:ind w:left="0" w:firstLine="567"/>
        <w:rPr>
          <w:rFonts w:eastAsia="Times New Roman"/>
        </w:rPr>
      </w:pPr>
      <w:r w:rsidRPr="00B8677D">
        <w:rPr>
          <w:rFonts w:eastAsia="Times New Roman"/>
        </w:rPr>
        <w:t>з</w:t>
      </w:r>
      <w:r w:rsidR="008F5EA8" w:rsidRPr="00B8677D">
        <w:rPr>
          <w:rFonts w:eastAsia="Times New Roman"/>
        </w:rPr>
        <w:t>арезервированные поля</w:t>
      </w:r>
      <w:r w:rsidR="00320482" w:rsidRPr="00B8677D">
        <w:rPr>
          <w:rFonts w:eastAsia="Times New Roman"/>
        </w:rPr>
        <w:t xml:space="preserve"> </w:t>
      </w:r>
      <w:r w:rsidR="008F5EA8" w:rsidRPr="00B8677D">
        <w:rPr>
          <w:rFonts w:eastAsia="Times New Roman"/>
        </w:rPr>
        <w:t>всегда заполняются нулями и должны проверяться на нулевое значение при загрузке</w:t>
      </w:r>
      <w:r w:rsidR="00E9009B" w:rsidRPr="00B8677D">
        <w:rPr>
          <w:rFonts w:eastAsia="Times New Roman"/>
        </w:rPr>
        <w:t>;</w:t>
      </w:r>
    </w:p>
    <w:p w14:paraId="16E78CBF" w14:textId="77777777" w:rsidR="008D6CC3" w:rsidRPr="008D6CC3" w:rsidRDefault="008D6CC3" w:rsidP="00C84BB7">
      <w:pPr>
        <w:pStyle w:val="732-"/>
        <w:tabs>
          <w:tab w:val="left" w:pos="851"/>
        </w:tabs>
        <w:ind w:left="0" w:firstLine="567"/>
      </w:pPr>
      <w:proofErr w:type="spellStart"/>
      <w:r w:rsidRPr="008D6CC3">
        <w:rPr>
          <w:rFonts w:eastAsia="Times New Roman"/>
        </w:rPr>
        <w:lastRenderedPageBreak/>
        <w:t>хеши</w:t>
      </w:r>
      <w:proofErr w:type="spellEnd"/>
      <w:r w:rsidRPr="008D6CC3">
        <w:rPr>
          <w:rFonts w:eastAsia="Times New Roman"/>
        </w:rPr>
        <w:t xml:space="preserve"> атрибутов, используемые для индексации записей: строковые значения </w:t>
      </w:r>
      <w:proofErr w:type="spellStart"/>
      <w:r w:rsidRPr="008D6CC3">
        <w:rPr>
          <w:rFonts w:eastAsia="Times New Roman"/>
        </w:rPr>
        <w:t>хешируются</w:t>
      </w:r>
      <w:proofErr w:type="spellEnd"/>
      <w:r w:rsidRPr="008D6CC3">
        <w:rPr>
          <w:rFonts w:eastAsia="Times New Roman"/>
        </w:rPr>
        <w:t xml:space="preserve"> алгоритмом MD5 с получением 16-байтового значения; целочисленные значения преобразуются по схеме «исключающее ИЛИ с константой 0xDEADBEEF и с самим значением, циклически сдвинутым на 16 бит влево», результат сохраняется как 32-битное беззнаковое целое (guint32).</w:t>
      </w:r>
    </w:p>
    <w:p w14:paraId="5F8E8C7D" w14:textId="0F56210D" w:rsidR="008F5EA8" w:rsidRDefault="008F5EA8" w:rsidP="008D6CC3">
      <w:r w:rsidRPr="008D6CC3">
        <w:rPr>
          <w:rFonts w:eastAsia="Times New Roman"/>
        </w:rPr>
        <w:t xml:space="preserve">Перечисленные соглашения являются исчерпывающими </w:t>
      </w:r>
      <w:r w:rsidR="0024630A">
        <w:rPr>
          <w:rFonts w:eastAsia="Times New Roman"/>
        </w:rPr>
        <w:t>–</w:t>
      </w:r>
      <w:r w:rsidRPr="008D6CC3">
        <w:rPr>
          <w:rFonts w:eastAsia="Times New Roman"/>
        </w:rPr>
        <w:t xml:space="preserve"> никакие иные примитивы в файле не встречаются. Это позволяет построить </w:t>
      </w:r>
      <w:r w:rsidRPr="00D74042">
        <w:rPr>
          <w:rFonts w:eastAsia="Times New Roman"/>
        </w:rPr>
        <w:t>парсер</w:t>
      </w:r>
      <w:r w:rsidRPr="008D6CC3">
        <w:rPr>
          <w:rFonts w:eastAsia="Times New Roman"/>
        </w:rPr>
        <w:t xml:space="preserve"> на основе единственного класса </w:t>
      </w:r>
      <w:proofErr w:type="spellStart"/>
      <w:r w:rsidRPr="008D6CC3">
        <w:rPr>
          <w:rFonts w:eastAsia="Times New Roman"/>
        </w:rPr>
        <w:t>BinaryReader</w:t>
      </w:r>
      <w:proofErr w:type="spellEnd"/>
      <w:ins w:id="225" w:author="Михаил Назаров" w:date="2026-06-17T01:41:00Z">
        <w:r w:rsidR="00146AE3">
          <w:rPr>
            <w:rFonts w:eastAsia="Times New Roman"/>
          </w:rPr>
          <w:t xml:space="preserve"> </w:t>
        </w:r>
      </w:ins>
      <w:ins w:id="226" w:author="anonymous" w:date="2026-06-18T17:31:00Z">
        <w:r w:rsidR="00B549D6">
          <w:rPr>
            <w:rFonts w:eastAsia="Times New Roman"/>
          </w:rPr>
          <w:t>(</w:t>
        </w:r>
      </w:ins>
      <w:ins w:id="227" w:author="Михаил Назаров" w:date="2026-06-17T01:41:00Z">
        <w:del w:id="228" w:author="anonymous" w:date="2026-06-18T17:31:00Z">
          <w:r w:rsidR="00146AE3" w:rsidRPr="00146AE3" w:rsidDel="00B549D6">
            <w:rPr>
              <w:rFonts w:eastAsia="Times New Roman"/>
              <w:rPrChange w:id="229" w:author="Михаил Назаров" w:date="2026-06-17T01:41:00Z">
                <w:rPr>
                  <w:rFonts w:eastAsia="Times New Roman"/>
                  <w:lang w:val="en-US"/>
                </w:rPr>
              </w:rPrChange>
            </w:rPr>
            <w:delText>[</w:delText>
          </w:r>
        </w:del>
      </w:ins>
      <w:ins w:id="230" w:author="Михаил Назаров" w:date="2026-06-17T01:42:00Z">
        <w:r w:rsidR="00146AE3">
          <w:rPr>
            <w:rFonts w:eastAsia="Times New Roman"/>
          </w:rPr>
          <w:t xml:space="preserve">см. </w:t>
        </w:r>
      </w:ins>
      <w:ins w:id="231" w:author="Михаил Назаров" w:date="2026-06-17T01:44:00Z">
        <w:r w:rsidR="001B61B8">
          <w:rPr>
            <w:rFonts w:eastAsia="Times New Roman"/>
          </w:rPr>
          <w:fldChar w:fldCharType="begin"/>
        </w:r>
        <w:r w:rsidR="001B61B8">
          <w:rPr>
            <w:rFonts w:eastAsia="Times New Roman"/>
          </w:rPr>
          <w:instrText xml:space="preserve"> REF pril_A \h </w:instrText>
        </w:r>
      </w:ins>
      <w:r w:rsidR="001B61B8">
        <w:rPr>
          <w:rFonts w:eastAsia="Times New Roman"/>
        </w:rPr>
      </w:r>
      <w:r w:rsidR="001B61B8">
        <w:rPr>
          <w:rFonts w:eastAsia="Times New Roman"/>
        </w:rPr>
        <w:fldChar w:fldCharType="separate"/>
      </w:r>
      <w:ins w:id="232" w:author="Михаил Назаров" w:date="2026-06-17T01:44:00Z">
        <w:r w:rsidR="001B61B8">
          <w:t>Прил</w:t>
        </w:r>
        <w:r w:rsidR="001B61B8">
          <w:t>о</w:t>
        </w:r>
        <w:r w:rsidR="001B61B8">
          <w:t>жение А</w:t>
        </w:r>
        <w:r w:rsidR="001B61B8">
          <w:rPr>
            <w:rFonts w:eastAsia="Times New Roman"/>
          </w:rPr>
          <w:fldChar w:fldCharType="end"/>
        </w:r>
      </w:ins>
      <w:ins w:id="233" w:author="anonymous" w:date="2026-06-18T17:31:00Z">
        <w:r w:rsidR="00B549D6">
          <w:rPr>
            <w:rFonts w:eastAsia="Times New Roman"/>
          </w:rPr>
          <w:t>)</w:t>
        </w:r>
      </w:ins>
      <w:ins w:id="234" w:author="Михаил Назаров" w:date="2026-06-17T01:41:00Z">
        <w:del w:id="235" w:author="anonymous" w:date="2026-06-18T17:31:00Z">
          <w:r w:rsidR="00146AE3" w:rsidRPr="00146AE3" w:rsidDel="00B549D6">
            <w:rPr>
              <w:rFonts w:eastAsia="Times New Roman"/>
              <w:rPrChange w:id="236" w:author="Михаил Назаров" w:date="2026-06-17T01:41:00Z">
                <w:rPr>
                  <w:rFonts w:eastAsia="Times New Roman"/>
                  <w:lang w:val="en-US"/>
                </w:rPr>
              </w:rPrChange>
            </w:rPr>
            <w:delText>]</w:delText>
          </w:r>
        </w:del>
      </w:ins>
      <w:r w:rsidRPr="008D6CC3">
        <w:rPr>
          <w:rFonts w:eastAsia="Times New Roman"/>
        </w:rPr>
        <w:t>, инкапсулирующего чтение указанных типов из последовательного потока байтов.</w:t>
      </w:r>
    </w:p>
    <w:p w14:paraId="7AB0816E" w14:textId="25A23A91" w:rsidR="008F5EA8" w:rsidRPr="00320482" w:rsidRDefault="008F5EA8" w:rsidP="00B549D6">
      <w:pPr>
        <w:pStyle w:val="3"/>
        <w:pPrChange w:id="237" w:author="anonymous" w:date="2026-06-18T17:27:00Z">
          <w:pPr>
            <w:pStyle w:val="3"/>
          </w:pPr>
        </w:pPrChange>
      </w:pPr>
      <w:bookmarkStart w:id="238" w:name="_Toc232584299"/>
      <w:r w:rsidRPr="00320482">
        <w:t xml:space="preserve">Общая структура </w:t>
      </w:r>
      <w:proofErr w:type="gramStart"/>
      <w:r w:rsidRPr="00320482">
        <w:t>файла</w:t>
      </w:r>
      <w:ins w:id="239" w:author="Михаил Назаров" w:date="2026-06-15T23:53:00Z">
        <w:r w:rsidR="00D74042">
          <w:t xml:space="preserve"> .</w:t>
        </w:r>
        <w:proofErr w:type="spellStart"/>
        <w:r w:rsidR="00D74042">
          <w:t>keyring</w:t>
        </w:r>
      </w:ins>
      <w:bookmarkEnd w:id="238"/>
      <w:proofErr w:type="spellEnd"/>
      <w:proofErr w:type="gramEnd"/>
    </w:p>
    <w:p w14:paraId="60626573" w14:textId="77777777" w:rsidR="008F5EA8" w:rsidRDefault="008F5EA8" w:rsidP="0004630A">
      <w:proofErr w:type="gramStart"/>
      <w:r>
        <w:rPr>
          <w:rFonts w:eastAsia="Times New Roman"/>
        </w:rPr>
        <w:t>Файл .</w:t>
      </w:r>
      <w:proofErr w:type="spellStart"/>
      <w:r>
        <w:rPr>
          <w:rFonts w:eastAsia="Times New Roman"/>
        </w:rPr>
        <w:t>keyring</w:t>
      </w:r>
      <w:proofErr w:type="spellEnd"/>
      <w:proofErr w:type="gramEnd"/>
      <w:r>
        <w:rPr>
          <w:rFonts w:eastAsia="Times New Roman"/>
        </w:rPr>
        <w:t xml:space="preserve"> логически разделяется на четыре последовательные секции, расположенные строго в указанном порядке без каких-либо разделителей или выравниваний между ними:</w:t>
      </w:r>
    </w:p>
    <w:p w14:paraId="39DADCCC" w14:textId="7A5C8717" w:rsidR="008F5EA8" w:rsidRDefault="007C7C05" w:rsidP="006324DE">
      <w:pPr>
        <w:pStyle w:val="afa"/>
        <w:tabs>
          <w:tab w:val="left" w:pos="851"/>
        </w:tabs>
        <w:ind w:left="0" w:firstLine="567"/>
      </w:pPr>
      <w:r>
        <w:t>с</w:t>
      </w:r>
      <w:r w:rsidR="008F5EA8" w:rsidRPr="00320482">
        <w:t>игнатура (</w:t>
      </w:r>
      <w:proofErr w:type="spellStart"/>
      <w:r w:rsidR="008F5EA8" w:rsidRPr="00320482">
        <w:t>magic</w:t>
      </w:r>
      <w:proofErr w:type="spellEnd"/>
      <w:r w:rsidR="008F5EA8" w:rsidRPr="00320482">
        <w:t xml:space="preserve">) и идентификаторы алгоритмов </w:t>
      </w:r>
      <w:r w:rsidR="00F76A35">
        <w:t>–</w:t>
      </w:r>
      <w:r w:rsidR="008F5EA8" w:rsidRPr="00320482">
        <w:t xml:space="preserve"> 20 байт фиксированной длины</w:t>
      </w:r>
      <w:r w:rsidR="005961CC" w:rsidRPr="00E9009B">
        <w:t>;</w:t>
      </w:r>
    </w:p>
    <w:p w14:paraId="1C5546CB" w14:textId="27AF9C57" w:rsidR="008F5EA8" w:rsidRDefault="007C7C05" w:rsidP="006324DE">
      <w:pPr>
        <w:pStyle w:val="afa"/>
        <w:tabs>
          <w:tab w:val="left" w:pos="851"/>
        </w:tabs>
        <w:ind w:left="0" w:firstLine="567"/>
      </w:pPr>
      <w:r>
        <w:t>м</w:t>
      </w:r>
      <w:r w:rsidR="008F5EA8" w:rsidRPr="00320482">
        <w:t xml:space="preserve">етаданные хранилища (заголовок, KDF-параметры) </w:t>
      </w:r>
      <w:r w:rsidR="00F76A35">
        <w:t>–</w:t>
      </w:r>
      <w:r w:rsidR="008F5EA8" w:rsidRPr="00320482">
        <w:t xml:space="preserve"> переменной длины из-за наличия строки имени хранилища</w:t>
      </w:r>
      <w:r w:rsidR="005961CC" w:rsidRPr="00E9009B">
        <w:t>;</w:t>
      </w:r>
    </w:p>
    <w:p w14:paraId="0E899491" w14:textId="4B2E7540" w:rsidR="008F5EA8" w:rsidRDefault="007C7C05" w:rsidP="006324DE">
      <w:pPr>
        <w:pStyle w:val="afa"/>
        <w:tabs>
          <w:tab w:val="left" w:pos="851"/>
        </w:tabs>
        <w:ind w:left="0" w:firstLine="567"/>
      </w:pPr>
      <w:r>
        <w:t>с</w:t>
      </w:r>
      <w:r w:rsidR="008F5EA8" w:rsidRPr="00320482">
        <w:t xml:space="preserve">екция незашифрованных </w:t>
      </w:r>
      <w:proofErr w:type="spellStart"/>
      <w:r w:rsidR="008F5EA8" w:rsidRPr="00320482">
        <w:t>хешей</w:t>
      </w:r>
      <w:proofErr w:type="spellEnd"/>
      <w:r w:rsidR="008F5EA8" w:rsidRPr="00320482">
        <w:t xml:space="preserve"> атрибутов (</w:t>
      </w:r>
      <w:proofErr w:type="spellStart"/>
      <w:r w:rsidR="008F5EA8" w:rsidRPr="00320482">
        <w:t>hashed</w:t>
      </w:r>
      <w:proofErr w:type="spellEnd"/>
      <w:r w:rsidR="008F5EA8" w:rsidRPr="00320482">
        <w:t xml:space="preserve"> </w:t>
      </w:r>
      <w:proofErr w:type="spellStart"/>
      <w:r w:rsidR="008F5EA8" w:rsidRPr="00320482">
        <w:t>items</w:t>
      </w:r>
      <w:proofErr w:type="spellEnd"/>
      <w:r w:rsidR="008F5EA8" w:rsidRPr="00320482">
        <w:t xml:space="preserve">) </w:t>
      </w:r>
      <w:r w:rsidR="00F76A35">
        <w:t xml:space="preserve">– </w:t>
      </w:r>
      <w:r w:rsidR="008F5EA8" w:rsidRPr="00320482">
        <w:t>переменной длины, зависит от числа записей и количества атрибутов в каждой из них</w:t>
      </w:r>
      <w:r w:rsidR="005961CC" w:rsidRPr="00E9009B">
        <w:t>;</w:t>
      </w:r>
    </w:p>
    <w:p w14:paraId="4F1548B4" w14:textId="501371EB" w:rsidR="008F5EA8" w:rsidRDefault="007C7C05" w:rsidP="006324DE">
      <w:pPr>
        <w:pStyle w:val="afa"/>
        <w:tabs>
          <w:tab w:val="left" w:pos="851"/>
        </w:tabs>
        <w:ind w:left="0" w:firstLine="567"/>
      </w:pPr>
      <w:r>
        <w:t>з</w:t>
      </w:r>
      <w:r w:rsidR="008F5EA8" w:rsidRPr="00320482">
        <w:t>ашифрованный блок (</w:t>
      </w:r>
      <w:proofErr w:type="spellStart"/>
      <w:r w:rsidR="008F5EA8" w:rsidRPr="00320482">
        <w:t>encrypted</w:t>
      </w:r>
      <w:proofErr w:type="spellEnd"/>
      <w:r w:rsidR="008F5EA8" w:rsidRPr="00320482">
        <w:t xml:space="preserve"> </w:t>
      </w:r>
      <w:proofErr w:type="spellStart"/>
      <w:r w:rsidR="008F5EA8" w:rsidRPr="00320482">
        <w:t>blob</w:t>
      </w:r>
      <w:proofErr w:type="spellEnd"/>
      <w:r w:rsidR="008F5EA8" w:rsidRPr="00320482">
        <w:t xml:space="preserve">) </w:t>
      </w:r>
      <w:r w:rsidR="00F76A35">
        <w:t xml:space="preserve">– </w:t>
      </w:r>
      <w:r w:rsidR="00C84BB7" w:rsidRPr="00C84BB7">
        <w:t>поле переменной длины, перед которым записывается значение этой длины (количество байт), что позволяет парсеру корректно определить границы блока при последовательном чтении файла; содержит собственно секретные данные.</w:t>
      </w:r>
    </w:p>
    <w:p w14:paraId="7E930CE9" w14:textId="7CC255E9" w:rsidR="008F5EA8" w:rsidRDefault="008F5EA8" w:rsidP="00320482">
      <w:r>
        <w:rPr>
          <w:rFonts w:eastAsia="Times New Roman"/>
        </w:rPr>
        <w:t xml:space="preserve">Отсутствие маркеров секций означает, что корректный разбор возможен только при последовательном чтении слева направо: для определения позиции зашифрованного блока необходимо предварительно полностью разобрать секцию </w:t>
      </w:r>
      <w:proofErr w:type="spellStart"/>
      <w:r>
        <w:rPr>
          <w:rFonts w:eastAsia="Times New Roman"/>
        </w:rPr>
        <w:t>х</w:t>
      </w:r>
      <w:r w:rsidRPr="0034041E">
        <w:rPr>
          <w:rFonts w:eastAsia="Times New Roman"/>
        </w:rPr>
        <w:t>е</w:t>
      </w:r>
      <w:r>
        <w:rPr>
          <w:rFonts w:eastAsia="Times New Roman"/>
        </w:rPr>
        <w:t>шей</w:t>
      </w:r>
      <w:proofErr w:type="spellEnd"/>
      <w:r>
        <w:rPr>
          <w:rFonts w:eastAsia="Times New Roman"/>
        </w:rPr>
        <w:t xml:space="preserve"> атрибутов, размер которой заранее неизвестен. Это обстоятельство имеет важное практическое следствие: ошибка в разборе любого поля метаданных немедленно приводит к рассинхронизации позиции чтения и </w:t>
      </w:r>
      <w:r>
        <w:rPr>
          <w:rFonts w:eastAsia="Times New Roman"/>
        </w:rPr>
        <w:lastRenderedPageBreak/>
        <w:t xml:space="preserve">невозможности извлечь зашифрованный блок (как будет показано в подразделе </w:t>
      </w:r>
      <w:r w:rsidR="00241B41">
        <w:rPr>
          <w:rFonts w:eastAsia="Times New Roman"/>
        </w:rPr>
        <w:t>1</w:t>
      </w:r>
      <w:r>
        <w:rPr>
          <w:rFonts w:eastAsia="Times New Roman"/>
        </w:rPr>
        <w:t>.</w:t>
      </w:r>
      <w:r w:rsidR="00241B41">
        <w:rPr>
          <w:rFonts w:eastAsia="Times New Roman"/>
        </w:rPr>
        <w:t>3</w:t>
      </w:r>
      <w:r>
        <w:rPr>
          <w:rFonts w:eastAsia="Times New Roman"/>
        </w:rPr>
        <w:t>.7, именно эта особенность является причиной некорректной работы стандартного экстрактора keyring2john.py).</w:t>
      </w:r>
    </w:p>
    <w:p w14:paraId="6A633995" w14:textId="4AD04D31" w:rsidR="008F5EA8" w:rsidRDefault="008F5EA8" w:rsidP="00B549D6">
      <w:pPr>
        <w:pStyle w:val="3"/>
        <w:pPrChange w:id="240" w:author="anonymous" w:date="2026-06-18T17:27:00Z">
          <w:pPr>
            <w:pStyle w:val="3"/>
          </w:pPr>
        </w:pPrChange>
      </w:pPr>
      <w:bookmarkStart w:id="241" w:name="_Toc232584300"/>
      <w:r>
        <w:t>Сигнатура и заголовок</w:t>
      </w:r>
      <w:bookmarkEnd w:id="241"/>
    </w:p>
    <w:p w14:paraId="7BA4FB8B" w14:textId="19329BDF" w:rsidR="008F5EA8" w:rsidRDefault="008F5EA8" w:rsidP="00320482">
      <w:pPr>
        <w:rPr>
          <w:rFonts w:eastAsia="Times New Roman"/>
        </w:rPr>
      </w:pPr>
      <w:r>
        <w:rPr>
          <w:rFonts w:eastAsia="Times New Roman"/>
        </w:rPr>
        <w:t xml:space="preserve">Файл открывается фиксированной 16-байтовой сигнатурой, представляющей собой ASCII-строку </w:t>
      </w:r>
      <w:r w:rsidR="00856144" w:rsidRPr="00856144">
        <w:rPr>
          <w:rFonts w:eastAsia="Times New Roman"/>
        </w:rPr>
        <w:t>“</w:t>
      </w:r>
      <w:proofErr w:type="spellStart"/>
      <w:r>
        <w:rPr>
          <w:rFonts w:eastAsia="Times New Roman"/>
        </w:rPr>
        <w:t>GnomeKeyring</w:t>
      </w:r>
      <w:proofErr w:type="spellEnd"/>
      <w:r w:rsidR="00856144" w:rsidRPr="00856144">
        <w:rPr>
          <w:rFonts w:eastAsia="Times New Roman"/>
        </w:rPr>
        <w:t>”</w:t>
      </w:r>
      <w:r>
        <w:rPr>
          <w:rFonts w:eastAsia="Times New Roman"/>
        </w:rPr>
        <w:t xml:space="preserve"> с последующими управляющими символами</w:t>
      </w:r>
      <w:r w:rsidR="00E43CD3">
        <w:rPr>
          <w:rFonts w:eastAsia="Times New Roman"/>
        </w:rPr>
        <w:t xml:space="preserve"> (см. листинг 1.1).</w:t>
      </w:r>
    </w:p>
    <w:p w14:paraId="2030D35A" w14:textId="0C28F18D" w:rsidR="00AD7ADC" w:rsidRDefault="00AD7ADC" w:rsidP="004F1A58">
      <w:pPr>
        <w:pStyle w:val="732-5"/>
      </w:pPr>
      <w:proofErr w:type="spellStart"/>
      <w:r w:rsidRPr="004D4DF8">
        <w:t>Листинг</w:t>
      </w:r>
      <w:proofErr w:type="spellEnd"/>
      <w:r w:rsidRPr="004D4DF8">
        <w:t xml:space="preserve"> 1.1</w:t>
      </w:r>
    </w:p>
    <w:p w14:paraId="0352EB5A" w14:textId="2C74A8DC" w:rsidR="008F5EA8" w:rsidRPr="001C0D39" w:rsidRDefault="008F5EA8" w:rsidP="001C0D39">
      <w:pPr>
        <w:pStyle w:val="-732"/>
      </w:pPr>
      <w:proofErr w:type="gramStart"/>
      <w:r w:rsidRPr="001C0D39">
        <w:t>Offset  Hex</w:t>
      </w:r>
      <w:proofErr w:type="gramEnd"/>
      <w:r w:rsidR="006C6FF1" w:rsidRPr="001C0D39">
        <w:t xml:space="preserve"> </w:t>
      </w:r>
      <w:r w:rsidRPr="001C0D39">
        <w:t>ASCII</w:t>
      </w:r>
    </w:p>
    <w:p w14:paraId="1F1B85E2" w14:textId="1E6ECDD0" w:rsidR="008F5EA8" w:rsidRPr="004575D2" w:rsidRDefault="008F5EA8" w:rsidP="001C0D39">
      <w:pPr>
        <w:pStyle w:val="-732"/>
      </w:pPr>
      <w:r w:rsidRPr="004575D2">
        <w:t xml:space="preserve">0x00    47 6E 6F 6D 65 4B 65 79 72 69 6E 67 0A 0D 00 0A      </w:t>
      </w:r>
      <w:proofErr w:type="spellStart"/>
      <w:r w:rsidRPr="004575D2">
        <w:t>GnomeKeyring</w:t>
      </w:r>
      <w:proofErr w:type="spellEnd"/>
      <w:r w:rsidRPr="004575D2">
        <w:t>\n\r\0\n</w:t>
      </w:r>
    </w:p>
    <w:p w14:paraId="1BDA6D65" w14:textId="77777777" w:rsidR="00253FDF" w:rsidRPr="00720A01" w:rsidRDefault="00253FDF" w:rsidP="004575D2">
      <w:pPr>
        <w:pStyle w:val="-732"/>
      </w:pPr>
    </w:p>
    <w:p w14:paraId="7DEBECB1" w14:textId="73B3186D" w:rsidR="008F5EA8" w:rsidRDefault="008F5EA8" w:rsidP="00320482">
      <w:r>
        <w:rPr>
          <w:rFonts w:eastAsia="Times New Roman"/>
        </w:rPr>
        <w:t xml:space="preserve">Выбор именно такой последовательности байтов мотивирован тем же соображением, что и сигнатура формата PNG: комбинация 0x0A, 0x0D и 0x00 позволяет обнаружить повреждение файла при передаче через текстовые каналы, не сохраняющие двоичные данные (FTP в текстовом режиме, кодировка строк в Windows и Unix). </w:t>
      </w:r>
      <w:r w:rsidRPr="008441A1">
        <w:rPr>
          <w:rFonts w:eastAsia="Times New Roman"/>
        </w:rPr>
        <w:t>Парсер</w:t>
      </w:r>
      <w:r>
        <w:rPr>
          <w:rFonts w:eastAsia="Times New Roman"/>
        </w:rPr>
        <w:t xml:space="preserve"> должен сравнивать сигнатуру </w:t>
      </w:r>
      <w:proofErr w:type="spellStart"/>
      <w:r>
        <w:rPr>
          <w:rFonts w:eastAsia="Times New Roman"/>
        </w:rPr>
        <w:t>побайтово</w:t>
      </w:r>
      <w:proofErr w:type="spellEnd"/>
      <w:ins w:id="242" w:author="anonymous" w:date="2026-05-28T12:39:00Z">
        <w:r w:rsidR="00E43CD3">
          <w:rPr>
            <w:rFonts w:eastAsia="Times New Roman"/>
          </w:rPr>
          <w:t>,</w:t>
        </w:r>
      </w:ins>
      <w:r>
        <w:rPr>
          <w:rFonts w:eastAsia="Times New Roman"/>
        </w:rPr>
        <w:t xml:space="preserve"> при несовпадении дальнейший разбор не имеет смысла.</w:t>
      </w:r>
    </w:p>
    <w:p w14:paraId="5EE43EFB" w14:textId="0AE71EDB" w:rsidR="008F5EA8" w:rsidRDefault="008F5EA8" w:rsidP="00320482">
      <w:pPr>
        <w:rPr>
          <w:rFonts w:eastAsia="Times New Roman"/>
        </w:rPr>
      </w:pPr>
      <w:r>
        <w:rPr>
          <w:rFonts w:eastAsia="Times New Roman"/>
        </w:rPr>
        <w:t>Сразу после сигнатуры располагается короткий идентификационный блок длиной 4 байта:</w:t>
      </w:r>
    </w:p>
    <w:p w14:paraId="5F977C44" w14:textId="07CD2E64" w:rsidR="00991EE3" w:rsidRDefault="00991EE3" w:rsidP="00991EE3">
      <w:pPr>
        <w:pStyle w:val="732-3"/>
      </w:pPr>
      <w:commentRangeStart w:id="243"/>
      <w:commentRangeStart w:id="244"/>
      <w:commentRangeStart w:id="245"/>
      <w:r>
        <w:rPr>
          <w:rFonts w:eastAsia="Times New Roman"/>
        </w:rPr>
        <w:t xml:space="preserve">Таблица </w:t>
      </w:r>
      <w:ins w:id="246" w:author="Михаил Назаров" w:date="2026-06-15T23:46:00Z">
        <w:r w:rsidR="00EE4923">
          <w:rPr>
            <w:rFonts w:eastAsia="Times New Roman"/>
          </w:rPr>
          <w:t>1</w:t>
        </w:r>
      </w:ins>
      <w:r>
        <w:rPr>
          <w:rFonts w:eastAsia="Times New Roman"/>
        </w:rPr>
        <w:t>.2</w:t>
      </w:r>
      <w:commentRangeEnd w:id="243"/>
      <w:r w:rsidR="00E43CD3">
        <w:rPr>
          <w:rStyle w:val="afc"/>
        </w:rPr>
        <w:commentReference w:id="243"/>
      </w:r>
      <w:commentRangeEnd w:id="244"/>
      <w:r w:rsidR="00B549D6">
        <w:rPr>
          <w:rStyle w:val="afc"/>
        </w:rPr>
        <w:commentReference w:id="244"/>
      </w:r>
      <w:commentRangeEnd w:id="245"/>
      <w:r w:rsidR="00B549D6">
        <w:rPr>
          <w:rStyle w:val="afc"/>
        </w:rPr>
        <w:commentReference w:id="245"/>
      </w:r>
      <w:r>
        <w:rPr>
          <w:rFonts w:eastAsia="Times New Roman"/>
        </w:rPr>
        <w:t xml:space="preserve"> - Идентификационный блок </w:t>
      </w:r>
      <w:proofErr w:type="gramStart"/>
      <w:r>
        <w:rPr>
          <w:rFonts w:eastAsia="Times New Roman"/>
        </w:rPr>
        <w:t>файла .</w:t>
      </w:r>
      <w:proofErr w:type="spellStart"/>
      <w:r>
        <w:rPr>
          <w:rFonts w:eastAsia="Times New Roman"/>
        </w:rPr>
        <w:t>keyring</w:t>
      </w:r>
      <w:proofErr w:type="spellEnd"/>
      <w:proofErr w:type="gramEnd"/>
    </w:p>
    <w:tbl>
      <w:tblPr>
        <w:tblpPr w:leftFromText="180" w:rightFromText="180" w:vertAnchor="text" w:tblpY="1"/>
        <w:tblOverlap w:val="neve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696"/>
        <w:gridCol w:w="1560"/>
        <w:gridCol w:w="2885"/>
        <w:gridCol w:w="3219"/>
      </w:tblGrid>
      <w:tr w:rsidR="008F5EA8" w14:paraId="5DF8CD9C" w14:textId="77777777" w:rsidTr="004575D2">
        <w:trPr>
          <w:tblHeader/>
        </w:trPr>
        <w:tc>
          <w:tcPr>
            <w:tcW w:w="1696" w:type="dxa"/>
            <w:tcBorders>
              <w:top w:val="single" w:sz="4" w:space="0" w:color="808080"/>
              <w:left w:val="single" w:sz="4" w:space="0" w:color="808080"/>
              <w:bottom w:val="single" w:sz="4" w:space="0" w:color="808080"/>
              <w:right w:val="single" w:sz="4" w:space="0" w:color="808080"/>
            </w:tcBorders>
            <w:shd w:val="clear" w:color="auto" w:fill="DCE6F1"/>
            <w:tcMar>
              <w:top w:w="80" w:type="dxa"/>
              <w:left w:w="120" w:type="dxa"/>
              <w:bottom w:w="80" w:type="dxa"/>
              <w:right w:w="120" w:type="dxa"/>
            </w:tcMar>
          </w:tcPr>
          <w:p w14:paraId="7551069C" w14:textId="77777777" w:rsidR="008F5EA8" w:rsidRDefault="008F5EA8" w:rsidP="004575D2">
            <w:pPr>
              <w:pStyle w:val="af8"/>
              <w:ind w:firstLine="0"/>
              <w:jc w:val="center"/>
            </w:pPr>
            <w:r>
              <w:rPr>
                <w:rFonts w:eastAsia="Times New Roman"/>
              </w:rPr>
              <w:t>Смещение</w:t>
            </w:r>
          </w:p>
        </w:tc>
        <w:tc>
          <w:tcPr>
            <w:tcW w:w="1560" w:type="dxa"/>
            <w:tcBorders>
              <w:top w:val="single" w:sz="4" w:space="0" w:color="808080"/>
              <w:left w:val="single" w:sz="4" w:space="0" w:color="808080"/>
              <w:bottom w:val="single" w:sz="4" w:space="0" w:color="808080"/>
              <w:right w:val="single" w:sz="4" w:space="0" w:color="808080"/>
            </w:tcBorders>
            <w:shd w:val="clear" w:color="auto" w:fill="DCE6F1"/>
            <w:tcMar>
              <w:top w:w="80" w:type="dxa"/>
              <w:left w:w="120" w:type="dxa"/>
              <w:bottom w:w="80" w:type="dxa"/>
              <w:right w:w="120" w:type="dxa"/>
            </w:tcMar>
          </w:tcPr>
          <w:p w14:paraId="4077904C" w14:textId="77777777" w:rsidR="008F5EA8" w:rsidRDefault="008F5EA8" w:rsidP="004575D2">
            <w:pPr>
              <w:pStyle w:val="af8"/>
              <w:ind w:firstLine="0"/>
              <w:jc w:val="center"/>
            </w:pPr>
            <w:r>
              <w:rPr>
                <w:rFonts w:eastAsia="Times New Roman"/>
              </w:rPr>
              <w:t>Размер</w:t>
            </w:r>
          </w:p>
        </w:tc>
        <w:tc>
          <w:tcPr>
            <w:tcW w:w="2885" w:type="dxa"/>
            <w:tcBorders>
              <w:top w:val="single" w:sz="4" w:space="0" w:color="808080"/>
              <w:left w:val="single" w:sz="4" w:space="0" w:color="808080"/>
              <w:bottom w:val="single" w:sz="4" w:space="0" w:color="808080"/>
              <w:right w:val="single" w:sz="4" w:space="0" w:color="808080"/>
            </w:tcBorders>
            <w:shd w:val="clear" w:color="auto" w:fill="DCE6F1"/>
            <w:tcMar>
              <w:top w:w="80" w:type="dxa"/>
              <w:left w:w="120" w:type="dxa"/>
              <w:bottom w:w="80" w:type="dxa"/>
              <w:right w:w="120" w:type="dxa"/>
            </w:tcMar>
          </w:tcPr>
          <w:p w14:paraId="45E796BD" w14:textId="77777777" w:rsidR="008F5EA8" w:rsidRDefault="008F5EA8" w:rsidP="004575D2">
            <w:pPr>
              <w:pStyle w:val="af8"/>
              <w:ind w:firstLine="0"/>
              <w:jc w:val="center"/>
            </w:pPr>
            <w:r>
              <w:rPr>
                <w:rFonts w:eastAsia="Times New Roman"/>
              </w:rPr>
              <w:t>Поле</w:t>
            </w:r>
          </w:p>
        </w:tc>
        <w:tc>
          <w:tcPr>
            <w:tcW w:w="3219" w:type="dxa"/>
            <w:tcBorders>
              <w:top w:val="single" w:sz="4" w:space="0" w:color="808080"/>
              <w:left w:val="single" w:sz="4" w:space="0" w:color="808080"/>
              <w:bottom w:val="single" w:sz="4" w:space="0" w:color="808080"/>
              <w:right w:val="single" w:sz="4" w:space="0" w:color="808080"/>
            </w:tcBorders>
            <w:shd w:val="clear" w:color="auto" w:fill="DCE6F1"/>
            <w:tcMar>
              <w:top w:w="80" w:type="dxa"/>
              <w:left w:w="120" w:type="dxa"/>
              <w:bottom w:w="80" w:type="dxa"/>
              <w:right w:w="120" w:type="dxa"/>
            </w:tcMar>
          </w:tcPr>
          <w:p w14:paraId="608EB669" w14:textId="77777777" w:rsidR="008F5EA8" w:rsidRDefault="008F5EA8" w:rsidP="004575D2">
            <w:pPr>
              <w:pStyle w:val="af8"/>
              <w:ind w:firstLine="0"/>
              <w:jc w:val="center"/>
            </w:pPr>
            <w:r>
              <w:rPr>
                <w:rFonts w:eastAsia="Times New Roman"/>
              </w:rPr>
              <w:t>Назначение</w:t>
            </w:r>
          </w:p>
        </w:tc>
      </w:tr>
      <w:tr w:rsidR="008F5EA8" w14:paraId="0AAD074F" w14:textId="77777777" w:rsidTr="00E51319">
        <w:trPr>
          <w:trHeight w:val="3082"/>
        </w:trPr>
        <w:tc>
          <w:tcPr>
            <w:tcW w:w="1696"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2CF4AFFE" w14:textId="77777777" w:rsidR="008F5EA8" w:rsidRDefault="008F5EA8" w:rsidP="004575D2">
            <w:pPr>
              <w:pStyle w:val="af8"/>
              <w:ind w:firstLine="0"/>
              <w:jc w:val="center"/>
            </w:pPr>
            <w:r>
              <w:rPr>
                <w:rFonts w:eastAsia="Times New Roman"/>
              </w:rPr>
              <w:t>0x10</w:t>
            </w:r>
          </w:p>
        </w:tc>
        <w:tc>
          <w:tcPr>
            <w:tcW w:w="156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42106057" w14:textId="77777777" w:rsidR="008F5EA8" w:rsidRDefault="008F5EA8" w:rsidP="004575D2">
            <w:pPr>
              <w:pStyle w:val="af8"/>
              <w:ind w:firstLine="0"/>
              <w:jc w:val="center"/>
            </w:pPr>
            <w:r>
              <w:rPr>
                <w:rFonts w:eastAsia="Times New Roman"/>
              </w:rPr>
              <w:t>1</w:t>
            </w:r>
          </w:p>
        </w:tc>
        <w:tc>
          <w:tcPr>
            <w:tcW w:w="2885"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094CC4DF" w14:textId="5A6DDF48" w:rsidR="008F5EA8" w:rsidRDefault="008F5EA8" w:rsidP="004575D2">
            <w:pPr>
              <w:pStyle w:val="af8"/>
              <w:ind w:firstLine="0"/>
              <w:jc w:val="center"/>
            </w:pPr>
            <w:proofErr w:type="spellStart"/>
            <w:r>
              <w:rPr>
                <w:rFonts w:eastAsia="Times New Roman"/>
              </w:rPr>
              <w:t>version_major</w:t>
            </w:r>
            <w:proofErr w:type="spellEnd"/>
          </w:p>
        </w:tc>
        <w:tc>
          <w:tcPr>
            <w:tcW w:w="3219"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61295BA1" w14:textId="49311FF4" w:rsidR="008F5EA8" w:rsidRDefault="008F5EA8" w:rsidP="004575D2">
            <w:pPr>
              <w:pStyle w:val="af8"/>
              <w:ind w:firstLine="0"/>
            </w:pPr>
            <w:r>
              <w:rPr>
                <w:rFonts w:eastAsia="Times New Roman"/>
              </w:rPr>
              <w:t xml:space="preserve">Старший номер версии формата. Допустимое значение </w:t>
            </w:r>
            <w:r w:rsidR="00E2608B">
              <w:rPr>
                <w:rFonts w:eastAsia="Times New Roman"/>
              </w:rPr>
              <w:t>-</w:t>
            </w:r>
            <w:r>
              <w:rPr>
                <w:rFonts w:eastAsia="Times New Roman"/>
              </w:rPr>
              <w:t xml:space="preserve"> 0; иные значения означают несовместимый формат.</w:t>
            </w:r>
          </w:p>
        </w:tc>
      </w:tr>
      <w:tr w:rsidR="008F5EA8" w14:paraId="5AB9192B" w14:textId="77777777" w:rsidTr="004575D2">
        <w:tc>
          <w:tcPr>
            <w:tcW w:w="1696"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2AFE10AE" w14:textId="77777777" w:rsidR="008F5EA8" w:rsidRDefault="008F5EA8" w:rsidP="004575D2">
            <w:pPr>
              <w:pStyle w:val="af8"/>
              <w:ind w:firstLine="0"/>
              <w:jc w:val="center"/>
            </w:pPr>
            <w:r>
              <w:rPr>
                <w:rFonts w:eastAsia="Times New Roman"/>
              </w:rPr>
              <w:t>0x11</w:t>
            </w:r>
          </w:p>
        </w:tc>
        <w:tc>
          <w:tcPr>
            <w:tcW w:w="156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6FD2B8C7" w14:textId="77777777" w:rsidR="008F5EA8" w:rsidRDefault="008F5EA8" w:rsidP="004575D2">
            <w:pPr>
              <w:pStyle w:val="af8"/>
              <w:ind w:firstLine="0"/>
              <w:jc w:val="center"/>
            </w:pPr>
            <w:r>
              <w:rPr>
                <w:rFonts w:eastAsia="Times New Roman"/>
              </w:rPr>
              <w:t>1</w:t>
            </w:r>
          </w:p>
        </w:tc>
        <w:tc>
          <w:tcPr>
            <w:tcW w:w="2885"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020794C5" w14:textId="77777777" w:rsidR="008F5EA8" w:rsidRDefault="008F5EA8" w:rsidP="004575D2">
            <w:pPr>
              <w:pStyle w:val="af8"/>
              <w:ind w:firstLine="0"/>
              <w:jc w:val="center"/>
            </w:pPr>
            <w:proofErr w:type="spellStart"/>
            <w:r>
              <w:rPr>
                <w:rFonts w:eastAsia="Times New Roman"/>
              </w:rPr>
              <w:t>version_minor</w:t>
            </w:r>
            <w:proofErr w:type="spellEnd"/>
          </w:p>
        </w:tc>
        <w:tc>
          <w:tcPr>
            <w:tcW w:w="3219"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77E30163" w14:textId="16A3301D" w:rsidR="00E51319" w:rsidRPr="00E51319" w:rsidRDefault="008F5EA8" w:rsidP="00E51319">
            <w:pPr>
              <w:pStyle w:val="af8"/>
              <w:rPr>
                <w:rFonts w:eastAsia="Times New Roman"/>
              </w:rPr>
            </w:pPr>
            <w:r>
              <w:rPr>
                <w:rFonts w:eastAsia="Times New Roman"/>
              </w:rPr>
              <w:t xml:space="preserve">Младший номер </w:t>
            </w:r>
            <w:r>
              <w:rPr>
                <w:rFonts w:eastAsia="Times New Roman"/>
              </w:rPr>
              <w:lastRenderedPageBreak/>
              <w:t>версии формата. На практике встречается значение 0.</w:t>
            </w:r>
          </w:p>
        </w:tc>
      </w:tr>
      <w:tr w:rsidR="00E51319" w:rsidDel="00B549D6" w14:paraId="7C4C1EE9" w14:textId="390ACA27" w:rsidTr="004575D2">
        <w:trPr>
          <w:del w:id="247" w:author="anonymous" w:date="2026-06-18T17:32:00Z"/>
        </w:trPr>
        <w:tc>
          <w:tcPr>
            <w:tcW w:w="1696"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C2EA203" w14:textId="71D69122" w:rsidR="00E51319" w:rsidDel="00B549D6" w:rsidRDefault="00E51319" w:rsidP="00E51319">
            <w:pPr>
              <w:pStyle w:val="af8"/>
              <w:ind w:firstLine="0"/>
              <w:jc w:val="center"/>
              <w:rPr>
                <w:del w:id="248" w:author="anonymous" w:date="2026-06-18T17:32:00Z"/>
                <w:rFonts w:eastAsia="Times New Roman"/>
              </w:rPr>
            </w:pPr>
            <w:del w:id="249" w:author="anonymous" w:date="2026-06-18T17:32:00Z">
              <w:r w:rsidRPr="004575D2" w:rsidDel="00B549D6">
                <w:lastRenderedPageBreak/>
                <w:delText>1</w:delText>
              </w:r>
            </w:del>
          </w:p>
        </w:tc>
        <w:tc>
          <w:tcPr>
            <w:tcW w:w="156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640A213C" w14:textId="16994F10" w:rsidR="00E51319" w:rsidDel="00B549D6" w:rsidRDefault="00E51319" w:rsidP="00E51319">
            <w:pPr>
              <w:pStyle w:val="af8"/>
              <w:ind w:firstLine="0"/>
              <w:jc w:val="center"/>
              <w:rPr>
                <w:del w:id="250" w:author="anonymous" w:date="2026-06-18T17:32:00Z"/>
                <w:rFonts w:eastAsia="Times New Roman"/>
              </w:rPr>
            </w:pPr>
            <w:del w:id="251" w:author="anonymous" w:date="2026-06-18T17:32:00Z">
              <w:r w:rsidRPr="004575D2" w:rsidDel="00B549D6">
                <w:delText>2</w:delText>
              </w:r>
            </w:del>
          </w:p>
        </w:tc>
        <w:tc>
          <w:tcPr>
            <w:tcW w:w="2885"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73A9D3F5" w14:textId="0FE177AF" w:rsidR="00E51319" w:rsidDel="00B549D6" w:rsidRDefault="00E51319" w:rsidP="00E51319">
            <w:pPr>
              <w:pStyle w:val="af8"/>
              <w:ind w:firstLine="0"/>
              <w:jc w:val="center"/>
              <w:rPr>
                <w:del w:id="252" w:author="anonymous" w:date="2026-06-18T17:32:00Z"/>
                <w:rFonts w:eastAsia="Times New Roman"/>
              </w:rPr>
            </w:pPr>
            <w:del w:id="253" w:author="anonymous" w:date="2026-06-18T17:32:00Z">
              <w:r w:rsidRPr="004575D2" w:rsidDel="00B549D6">
                <w:delText>3</w:delText>
              </w:r>
            </w:del>
          </w:p>
        </w:tc>
        <w:tc>
          <w:tcPr>
            <w:tcW w:w="3219"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5535640D" w14:textId="739BBF67" w:rsidR="00E51319" w:rsidDel="00B549D6" w:rsidRDefault="00E51319" w:rsidP="00E51319">
            <w:pPr>
              <w:pStyle w:val="af8"/>
              <w:rPr>
                <w:del w:id="254" w:author="anonymous" w:date="2026-06-18T17:32:00Z"/>
                <w:rFonts w:eastAsia="Times New Roman"/>
              </w:rPr>
            </w:pPr>
            <w:del w:id="255" w:author="anonymous" w:date="2026-06-18T17:32:00Z">
              <w:r w:rsidRPr="004575D2" w:rsidDel="00B549D6">
                <w:delText>4</w:delText>
              </w:r>
            </w:del>
          </w:p>
        </w:tc>
      </w:tr>
      <w:tr w:rsidR="00E51319" w14:paraId="658454ED" w14:textId="77777777" w:rsidTr="004575D2">
        <w:tc>
          <w:tcPr>
            <w:tcW w:w="1696"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0A076E40" w14:textId="77777777" w:rsidR="00E51319" w:rsidRDefault="00E51319" w:rsidP="00E51319">
            <w:pPr>
              <w:pStyle w:val="af8"/>
              <w:ind w:firstLine="0"/>
              <w:jc w:val="center"/>
            </w:pPr>
            <w:r>
              <w:rPr>
                <w:rFonts w:eastAsia="Times New Roman"/>
              </w:rPr>
              <w:t>0x12</w:t>
            </w:r>
          </w:p>
        </w:tc>
        <w:tc>
          <w:tcPr>
            <w:tcW w:w="156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5A1D48BE" w14:textId="77777777" w:rsidR="00E51319" w:rsidRDefault="00E51319" w:rsidP="00E51319">
            <w:pPr>
              <w:pStyle w:val="af8"/>
              <w:ind w:firstLine="0"/>
              <w:jc w:val="center"/>
            </w:pPr>
            <w:r>
              <w:rPr>
                <w:rFonts w:eastAsia="Times New Roman"/>
              </w:rPr>
              <w:t>1</w:t>
            </w:r>
          </w:p>
        </w:tc>
        <w:tc>
          <w:tcPr>
            <w:tcW w:w="2885"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07C8368" w14:textId="77777777" w:rsidR="00E51319" w:rsidRDefault="00E51319" w:rsidP="00E51319">
            <w:pPr>
              <w:pStyle w:val="af8"/>
              <w:ind w:firstLine="0"/>
              <w:jc w:val="center"/>
            </w:pPr>
            <w:proofErr w:type="spellStart"/>
            <w:r>
              <w:rPr>
                <w:rFonts w:eastAsia="Times New Roman"/>
              </w:rPr>
              <w:t>crypto_type</w:t>
            </w:r>
            <w:proofErr w:type="spellEnd"/>
          </w:p>
        </w:tc>
        <w:tc>
          <w:tcPr>
            <w:tcW w:w="3219"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3C9F337" w14:textId="4ED87D3B" w:rsidR="00E51319" w:rsidRDefault="00E51319" w:rsidP="00E51319">
            <w:pPr>
              <w:pStyle w:val="af8"/>
              <w:ind w:firstLine="0"/>
            </w:pPr>
            <w:r>
              <w:rPr>
                <w:rFonts w:eastAsia="Times New Roman"/>
              </w:rPr>
              <w:t>Идентификатор алгоритма шифрования: 0 - AES-128-CBC, 1 - данные не зашифрованы (используется при пустом мастер-пароле).</w:t>
            </w:r>
          </w:p>
        </w:tc>
      </w:tr>
      <w:tr w:rsidR="00E51319" w14:paraId="7E8B75C4" w14:textId="77777777" w:rsidTr="004575D2">
        <w:tc>
          <w:tcPr>
            <w:tcW w:w="1696"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20BB0109" w14:textId="77777777" w:rsidR="00E51319" w:rsidRDefault="00E51319" w:rsidP="00E51319">
            <w:pPr>
              <w:pStyle w:val="af8"/>
              <w:ind w:firstLine="0"/>
              <w:jc w:val="center"/>
            </w:pPr>
            <w:r>
              <w:rPr>
                <w:rFonts w:eastAsia="Times New Roman"/>
              </w:rPr>
              <w:t>0x13</w:t>
            </w:r>
          </w:p>
        </w:tc>
        <w:tc>
          <w:tcPr>
            <w:tcW w:w="156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41237030" w14:textId="77777777" w:rsidR="00E51319" w:rsidRDefault="00E51319" w:rsidP="00E51319">
            <w:pPr>
              <w:pStyle w:val="af8"/>
              <w:ind w:firstLine="0"/>
              <w:jc w:val="center"/>
            </w:pPr>
            <w:r>
              <w:rPr>
                <w:rFonts w:eastAsia="Times New Roman"/>
              </w:rPr>
              <w:t>1</w:t>
            </w:r>
          </w:p>
        </w:tc>
        <w:tc>
          <w:tcPr>
            <w:tcW w:w="2885"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0793CAF1" w14:textId="77777777" w:rsidR="00E51319" w:rsidRDefault="00E51319" w:rsidP="00E51319">
            <w:pPr>
              <w:pStyle w:val="af8"/>
              <w:ind w:firstLine="0"/>
              <w:jc w:val="center"/>
            </w:pPr>
            <w:proofErr w:type="spellStart"/>
            <w:r>
              <w:rPr>
                <w:rFonts w:eastAsia="Times New Roman"/>
              </w:rPr>
              <w:t>hash_type</w:t>
            </w:r>
            <w:proofErr w:type="spellEnd"/>
          </w:p>
        </w:tc>
        <w:tc>
          <w:tcPr>
            <w:tcW w:w="3219"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4BDD296F" w14:textId="2C44E14A" w:rsidR="00E51319" w:rsidRDefault="00E51319" w:rsidP="00E51319">
            <w:pPr>
              <w:pStyle w:val="af8"/>
              <w:ind w:firstLine="0"/>
            </w:pPr>
            <w:r>
              <w:rPr>
                <w:rFonts w:eastAsia="Times New Roman"/>
              </w:rPr>
              <w:t>Идентификатор алгоритма хеширования и деривации ключа: 0 - итерационный SHA-256.</w:t>
            </w:r>
          </w:p>
        </w:tc>
      </w:tr>
    </w:tbl>
    <w:p w14:paraId="4193A98E" w14:textId="05C3FB58" w:rsidR="005B3076" w:rsidRDefault="004575D2" w:rsidP="00320482">
      <w:pPr>
        <w:rPr>
          <w:rFonts w:eastAsia="Times New Roman"/>
        </w:rPr>
      </w:pPr>
      <w:r>
        <w:rPr>
          <w:rFonts w:eastAsia="Times New Roman"/>
        </w:rPr>
        <w:br w:type="textWrapping" w:clear="all"/>
      </w:r>
    </w:p>
    <w:p w14:paraId="5DF998DB" w14:textId="7AE6CB22" w:rsidR="008F5EA8" w:rsidRDefault="008F5EA8" w:rsidP="00320482">
      <w:r>
        <w:rPr>
          <w:rFonts w:eastAsia="Times New Roman"/>
        </w:rPr>
        <w:t>С</w:t>
      </w:r>
      <w:r w:rsidRPr="0071166D">
        <w:t xml:space="preserve">ущественно, что выбор алгоритмов жёстко привязан к численным идентификаторам: в формате не предусмотрено </w:t>
      </w:r>
      <w:del w:id="256" w:author="anonymous" w:date="2026-06-18T17:32:00Z">
        <w:r w:rsidRPr="0071166D" w:rsidDel="00B549D6">
          <w:delText xml:space="preserve">ни </w:delText>
        </w:r>
      </w:del>
      <w:r w:rsidRPr="0071166D">
        <w:t>пол</w:t>
      </w:r>
      <w:ins w:id="257" w:author="anonymous" w:date="2026-06-18T17:32:00Z">
        <w:r w:rsidR="00B549D6">
          <w:t>е</w:t>
        </w:r>
      </w:ins>
      <w:del w:id="258" w:author="anonymous" w:date="2026-06-18T17:32:00Z">
        <w:r w:rsidRPr="0071166D" w:rsidDel="00B549D6">
          <w:delText>я</w:delText>
        </w:r>
      </w:del>
      <w:r w:rsidRPr="0071166D">
        <w:t xml:space="preserve"> длины ключа</w:t>
      </w:r>
      <w:del w:id="259" w:author="anonymous" w:date="2026-06-18T17:32:00Z">
        <w:r w:rsidRPr="0071166D" w:rsidDel="00B549D6">
          <w:delText xml:space="preserve">, ни </w:delText>
        </w:r>
      </w:del>
      <w:ins w:id="260" w:author="anonymous" w:date="2026-06-18T17:32:00Z">
        <w:r w:rsidR="00B549D6">
          <w:t xml:space="preserve"> и </w:t>
        </w:r>
      </w:ins>
      <w:r w:rsidRPr="0071166D">
        <w:t>пол</w:t>
      </w:r>
      <w:ins w:id="261" w:author="anonymous" w:date="2026-06-18T17:32:00Z">
        <w:r w:rsidR="00B549D6">
          <w:t>е</w:t>
        </w:r>
      </w:ins>
      <w:del w:id="262" w:author="anonymous" w:date="2026-06-18T17:32:00Z">
        <w:r w:rsidRPr="0071166D" w:rsidDel="00B549D6">
          <w:delText>я</w:delText>
        </w:r>
      </w:del>
      <w:r w:rsidRPr="0071166D">
        <w:t xml:space="preserve"> размера блока шифра</w:t>
      </w:r>
      <w:ins w:id="263" w:author="anonymous" w:date="2026-06-18T17:33:00Z">
        <w:r w:rsidR="00B549D6">
          <w:t xml:space="preserve">, а также некоторого маркера для </w:t>
        </w:r>
      </w:ins>
      <w:del w:id="264" w:author="anonymous" w:date="2026-06-18T17:32:00Z">
        <w:r w:rsidRPr="0071166D" w:rsidDel="00B549D6">
          <w:delText xml:space="preserve">, ни </w:delText>
        </w:r>
      </w:del>
      <w:r w:rsidRPr="0071166D">
        <w:t xml:space="preserve">обозначения режима. Это означает, что при появлении новых алгоритмов потребуется выделение новых значений </w:t>
      </w:r>
      <w:proofErr w:type="spellStart"/>
      <w:r w:rsidRPr="0071166D">
        <w:t>crypto_type</w:t>
      </w:r>
      <w:proofErr w:type="spellEnd"/>
      <w:r w:rsidRPr="0071166D">
        <w:t xml:space="preserve"> и </w:t>
      </w:r>
      <w:proofErr w:type="spellStart"/>
      <w:r w:rsidRPr="0071166D">
        <w:t>hash_type</w:t>
      </w:r>
      <w:proofErr w:type="spellEnd"/>
      <w:r w:rsidRPr="0071166D">
        <w:t>, а старые инструменты не смогут обрабатывать обновлённые файлы. На практике за более</w:t>
      </w:r>
      <w:r w:rsidR="00E43CD3">
        <w:t>,</w:t>
      </w:r>
      <w:r w:rsidRPr="0071166D">
        <w:t xml:space="preserve"> чем двадцать лет существования формата были задействованы только значения 0 и 1 для </w:t>
      </w:r>
      <w:proofErr w:type="spellStart"/>
      <w:r w:rsidRPr="0071166D">
        <w:t>crypto_type</w:t>
      </w:r>
      <w:proofErr w:type="spellEnd"/>
      <w:r w:rsidRPr="0071166D">
        <w:t xml:space="preserve"> и единственное значение 0 для </w:t>
      </w:r>
      <w:proofErr w:type="spellStart"/>
      <w:r w:rsidRPr="0071166D">
        <w:t>hash_type</w:t>
      </w:r>
      <w:proofErr w:type="spellEnd"/>
      <w:r w:rsidRPr="0071166D">
        <w:t>.</w:t>
      </w:r>
    </w:p>
    <w:p w14:paraId="4B69F90D" w14:textId="57FAA675" w:rsidR="008F5EA8" w:rsidRDefault="008F5EA8" w:rsidP="00B549D6">
      <w:pPr>
        <w:pStyle w:val="3"/>
        <w:pPrChange w:id="265" w:author="anonymous" w:date="2026-06-18T17:27:00Z">
          <w:pPr>
            <w:pStyle w:val="3"/>
          </w:pPr>
        </w:pPrChange>
      </w:pPr>
      <w:bookmarkStart w:id="266" w:name="_Toc232584301"/>
      <w:r>
        <w:t xml:space="preserve">Метаданные хранилища и параметры </w:t>
      </w:r>
      <w:r w:rsidRPr="006324DE">
        <w:t>KDF</w:t>
      </w:r>
      <w:bookmarkEnd w:id="266"/>
    </w:p>
    <w:p w14:paraId="3B844C5A" w14:textId="27958F8E" w:rsidR="008F5EA8" w:rsidRDefault="008F5EA8" w:rsidP="0071166D">
      <w:pPr>
        <w:rPr>
          <w:rFonts w:eastAsia="Times New Roman"/>
        </w:rPr>
      </w:pPr>
      <w:r>
        <w:rPr>
          <w:rFonts w:eastAsia="Times New Roman"/>
        </w:rPr>
        <w:t xml:space="preserve">После идентификационного блока следует секция метаданных, описывающая само хранилище: его имя, временные метки, политику блокировки и </w:t>
      </w:r>
      <w:r w:rsidR="00E82B3C">
        <w:rPr>
          <w:rFonts w:eastAsia="Times New Roman"/>
        </w:rPr>
        <w:t xml:space="preserve">– </w:t>
      </w:r>
      <w:r>
        <w:rPr>
          <w:rFonts w:eastAsia="Times New Roman"/>
        </w:rPr>
        <w:t xml:space="preserve">что наиболее важно с точки зрения настоящей работы </w:t>
      </w:r>
      <w:r w:rsidR="00E82B3C">
        <w:rPr>
          <w:rFonts w:eastAsia="Times New Roman"/>
        </w:rPr>
        <w:t xml:space="preserve">– </w:t>
      </w:r>
      <w:r>
        <w:rPr>
          <w:rFonts w:eastAsia="Times New Roman"/>
        </w:rPr>
        <w:t xml:space="preserve">параметры функции </w:t>
      </w:r>
      <w:r>
        <w:rPr>
          <w:rFonts w:eastAsia="Times New Roman"/>
        </w:rPr>
        <w:lastRenderedPageBreak/>
        <w:t>деривации ключа из мастер-пароля. Подробная структура секции приведена ниже.</w:t>
      </w:r>
    </w:p>
    <w:p w14:paraId="090F4EBD" w14:textId="4BD86C91" w:rsidR="0008789A" w:rsidRDefault="0008789A" w:rsidP="004B16D6">
      <w:pPr>
        <w:pStyle w:val="732-3"/>
      </w:pPr>
      <w:r>
        <w:rPr>
          <w:rFonts w:eastAsia="Times New Roman"/>
        </w:rPr>
        <w:t xml:space="preserve">Таблица </w:t>
      </w:r>
      <w:r w:rsidR="00EE4923" w:rsidRPr="00EE4923">
        <w:rPr>
          <w:rFonts w:eastAsia="Times New Roman"/>
        </w:rPr>
        <w:t>1</w:t>
      </w:r>
      <w:r w:rsidRPr="00EE4923">
        <w:rPr>
          <w:rFonts w:eastAsia="Times New Roman"/>
        </w:rPr>
        <w:t>.</w:t>
      </w:r>
      <w:r w:rsidR="00EE4923" w:rsidRPr="00EE4923">
        <w:rPr>
          <w:rFonts w:eastAsia="Times New Roman"/>
        </w:rPr>
        <w:t>3</w:t>
      </w:r>
      <w:r>
        <w:rPr>
          <w:rFonts w:eastAsia="Times New Roman"/>
        </w:rPr>
        <w:t xml:space="preserve"> - Секция метаданных хранилища</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36"/>
        <w:gridCol w:w="1292"/>
        <w:gridCol w:w="1939"/>
        <w:gridCol w:w="4193"/>
      </w:tblGrid>
      <w:tr w:rsidR="008F5EA8" w14:paraId="705809EB" w14:textId="77777777" w:rsidTr="00643BFC">
        <w:trPr>
          <w:tblHeader/>
        </w:trPr>
        <w:tc>
          <w:tcPr>
            <w:tcW w:w="1696" w:type="dxa"/>
            <w:tcBorders>
              <w:top w:val="single" w:sz="4" w:space="0" w:color="808080"/>
              <w:left w:val="single" w:sz="4" w:space="0" w:color="808080"/>
              <w:bottom w:val="single" w:sz="4" w:space="0" w:color="808080"/>
              <w:right w:val="single" w:sz="4" w:space="0" w:color="808080"/>
            </w:tcBorders>
            <w:shd w:val="clear" w:color="auto" w:fill="DCE6F1"/>
            <w:tcMar>
              <w:top w:w="80" w:type="dxa"/>
              <w:left w:w="120" w:type="dxa"/>
              <w:bottom w:w="80" w:type="dxa"/>
              <w:right w:w="120" w:type="dxa"/>
            </w:tcMar>
          </w:tcPr>
          <w:p w14:paraId="5D71F05C" w14:textId="77777777" w:rsidR="008F5EA8" w:rsidRDefault="008F5EA8" w:rsidP="00643BFC">
            <w:pPr>
              <w:spacing w:line="280" w:lineRule="auto"/>
            </w:pPr>
            <w:r>
              <w:rPr>
                <w:rFonts w:eastAsia="Times New Roman" w:cs="Times New Roman"/>
                <w:b/>
                <w:bCs/>
                <w:sz w:val="24"/>
                <w:szCs w:val="24"/>
              </w:rPr>
              <w:t>Поле</w:t>
            </w:r>
          </w:p>
        </w:tc>
        <w:tc>
          <w:tcPr>
            <w:tcW w:w="1320" w:type="dxa"/>
            <w:tcBorders>
              <w:top w:val="single" w:sz="4" w:space="0" w:color="808080"/>
              <w:left w:val="single" w:sz="4" w:space="0" w:color="808080"/>
              <w:bottom w:val="single" w:sz="4" w:space="0" w:color="808080"/>
              <w:right w:val="single" w:sz="4" w:space="0" w:color="808080"/>
            </w:tcBorders>
            <w:shd w:val="clear" w:color="auto" w:fill="DCE6F1"/>
            <w:tcMar>
              <w:top w:w="80" w:type="dxa"/>
              <w:left w:w="120" w:type="dxa"/>
              <w:bottom w:w="80" w:type="dxa"/>
              <w:right w:w="120" w:type="dxa"/>
            </w:tcMar>
          </w:tcPr>
          <w:p w14:paraId="771EE730" w14:textId="77777777" w:rsidR="008F5EA8" w:rsidRDefault="008F5EA8" w:rsidP="00643BFC">
            <w:pPr>
              <w:spacing w:line="280" w:lineRule="auto"/>
              <w:ind w:firstLine="0"/>
            </w:pPr>
            <w:r>
              <w:rPr>
                <w:rFonts w:eastAsia="Times New Roman" w:cs="Times New Roman"/>
                <w:b/>
                <w:bCs/>
                <w:sz w:val="24"/>
                <w:szCs w:val="24"/>
              </w:rPr>
              <w:t>Размер</w:t>
            </w:r>
          </w:p>
        </w:tc>
        <w:tc>
          <w:tcPr>
            <w:tcW w:w="1990" w:type="dxa"/>
            <w:tcBorders>
              <w:top w:val="single" w:sz="4" w:space="0" w:color="808080"/>
              <w:left w:val="single" w:sz="4" w:space="0" w:color="808080"/>
              <w:bottom w:val="single" w:sz="4" w:space="0" w:color="808080"/>
              <w:right w:val="single" w:sz="4" w:space="0" w:color="808080"/>
            </w:tcBorders>
            <w:shd w:val="clear" w:color="auto" w:fill="DCE6F1"/>
            <w:tcMar>
              <w:top w:w="80" w:type="dxa"/>
              <w:left w:w="120" w:type="dxa"/>
              <w:bottom w:w="80" w:type="dxa"/>
              <w:right w:w="120" w:type="dxa"/>
            </w:tcMar>
          </w:tcPr>
          <w:p w14:paraId="7798209C" w14:textId="77777777" w:rsidR="008F5EA8" w:rsidRDefault="008F5EA8" w:rsidP="00643BFC">
            <w:pPr>
              <w:spacing w:line="280" w:lineRule="auto"/>
            </w:pPr>
            <w:r>
              <w:rPr>
                <w:rFonts w:eastAsia="Times New Roman" w:cs="Times New Roman"/>
                <w:b/>
                <w:bCs/>
                <w:sz w:val="24"/>
                <w:szCs w:val="24"/>
              </w:rPr>
              <w:t>Тип</w:t>
            </w:r>
          </w:p>
        </w:tc>
        <w:tc>
          <w:tcPr>
            <w:tcW w:w="4354" w:type="dxa"/>
            <w:tcBorders>
              <w:top w:val="single" w:sz="4" w:space="0" w:color="808080"/>
              <w:left w:val="single" w:sz="4" w:space="0" w:color="808080"/>
              <w:bottom w:val="single" w:sz="4" w:space="0" w:color="808080"/>
              <w:right w:val="single" w:sz="4" w:space="0" w:color="808080"/>
            </w:tcBorders>
            <w:shd w:val="clear" w:color="auto" w:fill="DCE6F1"/>
            <w:tcMar>
              <w:top w:w="80" w:type="dxa"/>
              <w:left w:w="120" w:type="dxa"/>
              <w:bottom w:w="80" w:type="dxa"/>
              <w:right w:w="120" w:type="dxa"/>
            </w:tcMar>
          </w:tcPr>
          <w:p w14:paraId="2227EA66" w14:textId="77777777" w:rsidR="008F5EA8" w:rsidRDefault="008F5EA8" w:rsidP="00643BFC">
            <w:pPr>
              <w:spacing w:line="280" w:lineRule="auto"/>
            </w:pPr>
            <w:r>
              <w:rPr>
                <w:rFonts w:eastAsia="Times New Roman" w:cs="Times New Roman"/>
                <w:b/>
                <w:bCs/>
                <w:sz w:val="24"/>
                <w:szCs w:val="24"/>
              </w:rPr>
              <w:t>Описание</w:t>
            </w:r>
          </w:p>
        </w:tc>
      </w:tr>
      <w:tr w:rsidR="008F5EA8" w14:paraId="77C53CFC" w14:textId="77777777" w:rsidTr="00643BFC">
        <w:tc>
          <w:tcPr>
            <w:tcW w:w="1696"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7C81656B" w14:textId="77777777" w:rsidR="008F5EA8" w:rsidRDefault="008F5EA8" w:rsidP="00643BFC">
            <w:pPr>
              <w:pStyle w:val="af8"/>
              <w:ind w:firstLine="0"/>
            </w:pPr>
            <w:proofErr w:type="spellStart"/>
            <w:r>
              <w:rPr>
                <w:rFonts w:eastAsia="Times New Roman"/>
              </w:rPr>
              <w:t>name</w:t>
            </w:r>
            <w:proofErr w:type="spellEnd"/>
          </w:p>
        </w:tc>
        <w:tc>
          <w:tcPr>
            <w:tcW w:w="132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0B1CAD30" w14:textId="77777777" w:rsidR="008F5EA8" w:rsidRDefault="008F5EA8" w:rsidP="00D91B91">
            <w:pPr>
              <w:pStyle w:val="af8"/>
              <w:ind w:firstLine="0"/>
              <w:jc w:val="center"/>
            </w:pPr>
            <w:r>
              <w:rPr>
                <w:rFonts w:eastAsia="Times New Roman"/>
              </w:rPr>
              <w:t>4 + N</w:t>
            </w:r>
          </w:p>
        </w:tc>
        <w:tc>
          <w:tcPr>
            <w:tcW w:w="199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662CD2E4" w14:textId="77777777" w:rsidR="008F5EA8" w:rsidRDefault="008F5EA8" w:rsidP="00D91B91">
            <w:pPr>
              <w:pStyle w:val="af8"/>
              <w:ind w:firstLine="0"/>
              <w:jc w:val="center"/>
            </w:pPr>
            <w:proofErr w:type="spellStart"/>
            <w:r>
              <w:rPr>
                <w:rFonts w:eastAsia="Times New Roman"/>
              </w:rPr>
              <w:t>string</w:t>
            </w:r>
            <w:proofErr w:type="spellEnd"/>
          </w:p>
        </w:tc>
        <w:tc>
          <w:tcPr>
            <w:tcW w:w="4354"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60A36777" w14:textId="11A23868" w:rsidR="008F5EA8" w:rsidRDefault="008F5EA8" w:rsidP="00D91B91">
            <w:pPr>
              <w:pStyle w:val="af8"/>
              <w:ind w:firstLine="0"/>
            </w:pPr>
            <w:r>
              <w:rPr>
                <w:rFonts w:eastAsia="Times New Roman"/>
              </w:rPr>
              <w:t xml:space="preserve">Имя хранилища в UTF-8. Для файла </w:t>
            </w:r>
            <w:proofErr w:type="spellStart"/>
            <w:proofErr w:type="gramStart"/>
            <w:r>
              <w:rPr>
                <w:rFonts w:eastAsia="Times New Roman"/>
              </w:rPr>
              <w:t>login.keyring</w:t>
            </w:r>
            <w:proofErr w:type="spellEnd"/>
            <w:proofErr w:type="gramEnd"/>
            <w:r>
              <w:rPr>
                <w:rFonts w:eastAsia="Times New Roman"/>
              </w:rPr>
              <w:t xml:space="preserve"> обычно содержит строку </w:t>
            </w:r>
            <w:r w:rsidR="000418C3" w:rsidRPr="00856144">
              <w:rPr>
                <w:rFonts w:eastAsia="Times New Roman"/>
              </w:rPr>
              <w:t>“</w:t>
            </w:r>
            <w:proofErr w:type="spellStart"/>
            <w:r>
              <w:rPr>
                <w:rFonts w:eastAsia="Times New Roman"/>
              </w:rPr>
              <w:t>login</w:t>
            </w:r>
            <w:proofErr w:type="spellEnd"/>
            <w:r w:rsidR="00CA1286" w:rsidRPr="00856144">
              <w:rPr>
                <w:rFonts w:eastAsia="Times New Roman"/>
              </w:rPr>
              <w:t>”</w:t>
            </w:r>
            <w:r>
              <w:rPr>
                <w:rFonts w:eastAsia="Times New Roman"/>
              </w:rPr>
              <w:t>.</w:t>
            </w:r>
          </w:p>
        </w:tc>
      </w:tr>
      <w:tr w:rsidR="008F5EA8" w14:paraId="1261D9E4" w14:textId="77777777" w:rsidTr="00643BFC">
        <w:tc>
          <w:tcPr>
            <w:tcW w:w="1696"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64C179F1" w14:textId="77777777" w:rsidR="008F5EA8" w:rsidRDefault="008F5EA8" w:rsidP="00643BFC">
            <w:pPr>
              <w:pStyle w:val="af8"/>
              <w:ind w:firstLine="0"/>
            </w:pPr>
            <w:proofErr w:type="spellStart"/>
            <w:r>
              <w:rPr>
                <w:rFonts w:eastAsia="Times New Roman"/>
              </w:rPr>
              <w:t>ctime</w:t>
            </w:r>
            <w:proofErr w:type="spellEnd"/>
          </w:p>
        </w:tc>
        <w:tc>
          <w:tcPr>
            <w:tcW w:w="132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6D70100E" w14:textId="77777777" w:rsidR="008F5EA8" w:rsidRDefault="008F5EA8" w:rsidP="00D91B91">
            <w:pPr>
              <w:pStyle w:val="af8"/>
              <w:ind w:firstLine="0"/>
              <w:jc w:val="center"/>
            </w:pPr>
            <w:r>
              <w:rPr>
                <w:rFonts w:eastAsia="Times New Roman"/>
              </w:rPr>
              <w:t>8</w:t>
            </w:r>
          </w:p>
        </w:tc>
        <w:tc>
          <w:tcPr>
            <w:tcW w:w="199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7F24CC70" w14:textId="77777777" w:rsidR="008F5EA8" w:rsidRDefault="008F5EA8" w:rsidP="00D91B91">
            <w:pPr>
              <w:pStyle w:val="af8"/>
              <w:ind w:firstLine="0"/>
              <w:jc w:val="center"/>
            </w:pPr>
            <w:proofErr w:type="spellStart"/>
            <w:r>
              <w:rPr>
                <w:rFonts w:eastAsia="Times New Roman"/>
              </w:rPr>
              <w:t>time_t</w:t>
            </w:r>
            <w:proofErr w:type="spellEnd"/>
          </w:p>
        </w:tc>
        <w:tc>
          <w:tcPr>
            <w:tcW w:w="4354"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41C3DF7F" w14:textId="77777777" w:rsidR="008F5EA8" w:rsidRDefault="008F5EA8" w:rsidP="00D91B91">
            <w:pPr>
              <w:pStyle w:val="af8"/>
              <w:ind w:firstLine="0"/>
            </w:pPr>
            <w:r>
              <w:rPr>
                <w:rFonts w:eastAsia="Times New Roman"/>
              </w:rPr>
              <w:t>Время создания хранилища (</w:t>
            </w:r>
            <w:proofErr w:type="spellStart"/>
            <w:r>
              <w:rPr>
                <w:rFonts w:eastAsia="Times New Roman"/>
              </w:rPr>
              <w:t>Unix</w:t>
            </w:r>
            <w:proofErr w:type="spellEnd"/>
            <w:r>
              <w:rPr>
                <w:rFonts w:eastAsia="Times New Roman"/>
              </w:rPr>
              <w:t xml:space="preserve"> </w:t>
            </w:r>
            <w:proofErr w:type="spellStart"/>
            <w:r>
              <w:rPr>
                <w:rFonts w:eastAsia="Times New Roman"/>
              </w:rPr>
              <w:t>timestamp</w:t>
            </w:r>
            <w:proofErr w:type="spellEnd"/>
            <w:r>
              <w:rPr>
                <w:rFonts w:eastAsia="Times New Roman"/>
              </w:rPr>
              <w:t>).</w:t>
            </w:r>
          </w:p>
        </w:tc>
      </w:tr>
      <w:tr w:rsidR="008F5EA8" w14:paraId="06F1F14E" w14:textId="77777777" w:rsidTr="00643BFC">
        <w:tc>
          <w:tcPr>
            <w:tcW w:w="1696"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4EF0AFA2" w14:textId="77777777" w:rsidR="008F5EA8" w:rsidRDefault="008F5EA8" w:rsidP="00643BFC">
            <w:pPr>
              <w:pStyle w:val="af8"/>
              <w:ind w:firstLine="0"/>
            </w:pPr>
            <w:proofErr w:type="spellStart"/>
            <w:r>
              <w:rPr>
                <w:rFonts w:eastAsia="Times New Roman"/>
              </w:rPr>
              <w:t>mtime</w:t>
            </w:r>
            <w:proofErr w:type="spellEnd"/>
          </w:p>
        </w:tc>
        <w:tc>
          <w:tcPr>
            <w:tcW w:w="132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028EAF59" w14:textId="77777777" w:rsidR="008F5EA8" w:rsidRDefault="008F5EA8" w:rsidP="00D91B91">
            <w:pPr>
              <w:pStyle w:val="af8"/>
              <w:ind w:firstLine="0"/>
              <w:jc w:val="center"/>
            </w:pPr>
            <w:r>
              <w:rPr>
                <w:rFonts w:eastAsia="Times New Roman"/>
              </w:rPr>
              <w:t>8</w:t>
            </w:r>
          </w:p>
        </w:tc>
        <w:tc>
          <w:tcPr>
            <w:tcW w:w="199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6E9A679" w14:textId="77777777" w:rsidR="008F5EA8" w:rsidRDefault="008F5EA8" w:rsidP="00D91B91">
            <w:pPr>
              <w:pStyle w:val="af8"/>
              <w:ind w:firstLine="0"/>
              <w:jc w:val="center"/>
            </w:pPr>
            <w:proofErr w:type="spellStart"/>
            <w:r>
              <w:rPr>
                <w:rFonts w:eastAsia="Times New Roman"/>
              </w:rPr>
              <w:t>time_t</w:t>
            </w:r>
            <w:proofErr w:type="spellEnd"/>
          </w:p>
        </w:tc>
        <w:tc>
          <w:tcPr>
            <w:tcW w:w="4354"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CA45231" w14:textId="77777777" w:rsidR="008F5EA8" w:rsidRDefault="008F5EA8" w:rsidP="00D91B91">
            <w:pPr>
              <w:pStyle w:val="af8"/>
              <w:ind w:firstLine="0"/>
            </w:pPr>
            <w:r>
              <w:rPr>
                <w:rFonts w:eastAsia="Times New Roman"/>
              </w:rPr>
              <w:t>Время последней модификации хранилища.</w:t>
            </w:r>
          </w:p>
        </w:tc>
      </w:tr>
      <w:tr w:rsidR="008F5EA8" w14:paraId="268C0A7D" w14:textId="77777777" w:rsidTr="00643BFC">
        <w:tc>
          <w:tcPr>
            <w:tcW w:w="1696"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0AC2E61A" w14:textId="77777777" w:rsidR="008F5EA8" w:rsidRDefault="008F5EA8" w:rsidP="00643BFC">
            <w:pPr>
              <w:pStyle w:val="af8"/>
              <w:ind w:firstLine="0"/>
            </w:pPr>
            <w:proofErr w:type="spellStart"/>
            <w:r>
              <w:rPr>
                <w:rFonts w:eastAsia="Times New Roman"/>
              </w:rPr>
              <w:t>flags</w:t>
            </w:r>
            <w:proofErr w:type="spellEnd"/>
          </w:p>
        </w:tc>
        <w:tc>
          <w:tcPr>
            <w:tcW w:w="132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72021FBA" w14:textId="77777777" w:rsidR="008F5EA8" w:rsidRDefault="008F5EA8" w:rsidP="00D91B91">
            <w:pPr>
              <w:pStyle w:val="af8"/>
              <w:ind w:firstLine="0"/>
              <w:jc w:val="center"/>
            </w:pPr>
            <w:r>
              <w:rPr>
                <w:rFonts w:eastAsia="Times New Roman"/>
              </w:rPr>
              <w:t>4</w:t>
            </w:r>
          </w:p>
        </w:tc>
        <w:tc>
          <w:tcPr>
            <w:tcW w:w="199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568809D2" w14:textId="77777777" w:rsidR="008F5EA8" w:rsidRDefault="008F5EA8" w:rsidP="00D91B91">
            <w:pPr>
              <w:pStyle w:val="af8"/>
              <w:ind w:firstLine="0"/>
              <w:jc w:val="center"/>
            </w:pPr>
            <w:r>
              <w:rPr>
                <w:rFonts w:eastAsia="Times New Roman"/>
              </w:rPr>
              <w:t>guint32</w:t>
            </w:r>
          </w:p>
        </w:tc>
        <w:tc>
          <w:tcPr>
            <w:tcW w:w="4354"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201B0603" w14:textId="77777777" w:rsidR="000418C3" w:rsidRDefault="008F5EA8" w:rsidP="00D91B91">
            <w:pPr>
              <w:pStyle w:val="af8"/>
              <w:ind w:firstLine="0"/>
              <w:rPr>
                <w:rFonts w:eastAsia="Times New Roman"/>
              </w:rPr>
            </w:pPr>
            <w:r>
              <w:rPr>
                <w:rFonts w:eastAsia="Times New Roman"/>
              </w:rPr>
              <w:t xml:space="preserve">Битовая маска флагов. Бит 0 означает </w:t>
            </w:r>
            <w:r w:rsidR="005C7DA6" w:rsidRPr="005C7DA6">
              <w:rPr>
                <w:rFonts w:eastAsia="Times New Roman"/>
              </w:rPr>
              <w:t>“</w:t>
            </w:r>
            <w:r>
              <w:rPr>
                <w:rFonts w:eastAsia="Times New Roman"/>
              </w:rPr>
              <w:t>блокировать хранилище при простое</w:t>
            </w:r>
            <w:r w:rsidR="005C7DA6" w:rsidRPr="005C7DA6">
              <w:rPr>
                <w:rFonts w:eastAsia="Times New Roman"/>
              </w:rPr>
              <w:t>”</w:t>
            </w:r>
          </w:p>
          <w:p w14:paraId="3BEDA2D1" w14:textId="1E86453D" w:rsidR="008F5EA8" w:rsidRDefault="008F5EA8" w:rsidP="00D91B91">
            <w:pPr>
              <w:pStyle w:val="af8"/>
              <w:ind w:firstLine="0"/>
            </w:pPr>
            <w:r>
              <w:rPr>
                <w:rFonts w:eastAsia="Times New Roman"/>
              </w:rPr>
              <w:t xml:space="preserve"> (</w:t>
            </w:r>
            <w:proofErr w:type="spellStart"/>
            <w:r>
              <w:rPr>
                <w:rFonts w:eastAsia="Times New Roman"/>
              </w:rPr>
              <w:t>lock_on_idle</w:t>
            </w:r>
            <w:proofErr w:type="spellEnd"/>
            <w:r>
              <w:rPr>
                <w:rFonts w:eastAsia="Times New Roman"/>
              </w:rPr>
              <w:t>).</w:t>
            </w:r>
          </w:p>
        </w:tc>
      </w:tr>
      <w:tr w:rsidR="008F5EA8" w14:paraId="619BB290" w14:textId="77777777" w:rsidTr="00643BFC">
        <w:tc>
          <w:tcPr>
            <w:tcW w:w="1696"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657B19BA" w14:textId="77777777" w:rsidR="008F5EA8" w:rsidRDefault="008F5EA8" w:rsidP="00643BFC">
            <w:pPr>
              <w:pStyle w:val="af8"/>
              <w:ind w:firstLine="0"/>
            </w:pPr>
            <w:proofErr w:type="spellStart"/>
            <w:r>
              <w:rPr>
                <w:rFonts w:eastAsia="Times New Roman"/>
              </w:rPr>
              <w:t>lock_timeout</w:t>
            </w:r>
            <w:proofErr w:type="spellEnd"/>
          </w:p>
        </w:tc>
        <w:tc>
          <w:tcPr>
            <w:tcW w:w="132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E96D6E0" w14:textId="77777777" w:rsidR="008F5EA8" w:rsidRDefault="008F5EA8" w:rsidP="00D91B91">
            <w:pPr>
              <w:pStyle w:val="af8"/>
              <w:ind w:firstLine="0"/>
              <w:jc w:val="center"/>
            </w:pPr>
            <w:r>
              <w:rPr>
                <w:rFonts w:eastAsia="Times New Roman"/>
              </w:rPr>
              <w:t>4</w:t>
            </w:r>
          </w:p>
        </w:tc>
        <w:tc>
          <w:tcPr>
            <w:tcW w:w="199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BBE3534" w14:textId="77777777" w:rsidR="008F5EA8" w:rsidRDefault="008F5EA8" w:rsidP="00D91B91">
            <w:pPr>
              <w:pStyle w:val="af8"/>
              <w:ind w:firstLine="0"/>
              <w:jc w:val="center"/>
            </w:pPr>
            <w:r>
              <w:rPr>
                <w:rFonts w:eastAsia="Times New Roman"/>
              </w:rPr>
              <w:t>guint32</w:t>
            </w:r>
          </w:p>
        </w:tc>
        <w:tc>
          <w:tcPr>
            <w:tcW w:w="4354"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0B0BDFF7" w14:textId="77777777" w:rsidR="008F5EA8" w:rsidRDefault="008F5EA8" w:rsidP="00D91B91">
            <w:pPr>
              <w:pStyle w:val="af8"/>
              <w:ind w:firstLine="0"/>
            </w:pPr>
            <w:r>
              <w:rPr>
                <w:rFonts w:eastAsia="Times New Roman"/>
              </w:rPr>
              <w:t>Таймаут автоматической блокировки в секундах.</w:t>
            </w:r>
          </w:p>
        </w:tc>
      </w:tr>
      <w:tr w:rsidR="008F5EA8" w14:paraId="43935B5B" w14:textId="77777777" w:rsidTr="00643BFC">
        <w:tc>
          <w:tcPr>
            <w:tcW w:w="1696"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2D1E221E" w14:textId="77777777" w:rsidR="008F5EA8" w:rsidRDefault="008F5EA8" w:rsidP="00643BFC">
            <w:pPr>
              <w:pStyle w:val="af8"/>
              <w:ind w:firstLine="0"/>
            </w:pPr>
            <w:proofErr w:type="spellStart"/>
            <w:r>
              <w:rPr>
                <w:rFonts w:eastAsia="Times New Roman"/>
              </w:rPr>
              <w:t>hash_iterations</w:t>
            </w:r>
            <w:proofErr w:type="spellEnd"/>
          </w:p>
        </w:tc>
        <w:tc>
          <w:tcPr>
            <w:tcW w:w="132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780FB0A3" w14:textId="77777777" w:rsidR="008F5EA8" w:rsidRDefault="008F5EA8" w:rsidP="00D91B91">
            <w:pPr>
              <w:pStyle w:val="af8"/>
              <w:ind w:firstLine="0"/>
              <w:jc w:val="center"/>
            </w:pPr>
            <w:r>
              <w:rPr>
                <w:rFonts w:eastAsia="Times New Roman"/>
              </w:rPr>
              <w:t>4</w:t>
            </w:r>
          </w:p>
        </w:tc>
        <w:tc>
          <w:tcPr>
            <w:tcW w:w="199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0CF851F5" w14:textId="77777777" w:rsidR="008F5EA8" w:rsidRDefault="008F5EA8" w:rsidP="00D91B91">
            <w:pPr>
              <w:pStyle w:val="af8"/>
              <w:ind w:firstLine="0"/>
              <w:jc w:val="center"/>
            </w:pPr>
            <w:r>
              <w:rPr>
                <w:rFonts w:eastAsia="Times New Roman"/>
              </w:rPr>
              <w:t>guint32</w:t>
            </w:r>
          </w:p>
        </w:tc>
        <w:tc>
          <w:tcPr>
            <w:tcW w:w="4354"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2D6CD77B" w14:textId="77777777" w:rsidR="008F5EA8" w:rsidRDefault="008F5EA8" w:rsidP="00D91B91">
            <w:pPr>
              <w:pStyle w:val="af8"/>
              <w:ind w:firstLine="0"/>
            </w:pPr>
            <w:r>
              <w:rPr>
                <w:rFonts w:eastAsia="Times New Roman"/>
              </w:rPr>
              <w:t>Число итераций KDF. Параметр критически важен с точки зрения стойкости.</w:t>
            </w:r>
          </w:p>
        </w:tc>
      </w:tr>
      <w:tr w:rsidR="008F5EA8" w14:paraId="016F0343" w14:textId="77777777" w:rsidTr="00643BFC">
        <w:tc>
          <w:tcPr>
            <w:tcW w:w="1696"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07248B74" w14:textId="77777777" w:rsidR="008F5EA8" w:rsidRDefault="008F5EA8" w:rsidP="00643BFC">
            <w:pPr>
              <w:pStyle w:val="af8"/>
              <w:ind w:firstLine="0"/>
            </w:pPr>
            <w:proofErr w:type="spellStart"/>
            <w:r>
              <w:rPr>
                <w:rFonts w:eastAsia="Times New Roman"/>
              </w:rPr>
              <w:t>salt</w:t>
            </w:r>
            <w:proofErr w:type="spellEnd"/>
          </w:p>
        </w:tc>
        <w:tc>
          <w:tcPr>
            <w:tcW w:w="132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20068901" w14:textId="77777777" w:rsidR="008F5EA8" w:rsidRDefault="008F5EA8" w:rsidP="00D91B91">
            <w:pPr>
              <w:pStyle w:val="af8"/>
              <w:ind w:firstLine="0"/>
              <w:jc w:val="center"/>
            </w:pPr>
            <w:r>
              <w:rPr>
                <w:rFonts w:eastAsia="Times New Roman"/>
              </w:rPr>
              <w:t>8</w:t>
            </w:r>
          </w:p>
        </w:tc>
        <w:tc>
          <w:tcPr>
            <w:tcW w:w="199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5C2B71E" w14:textId="77777777" w:rsidR="008F5EA8" w:rsidRDefault="008F5EA8" w:rsidP="00D91B91">
            <w:pPr>
              <w:pStyle w:val="af8"/>
              <w:ind w:firstLine="0"/>
              <w:jc w:val="center"/>
            </w:pPr>
            <w:proofErr w:type="spellStart"/>
            <w:proofErr w:type="gramStart"/>
            <w:r>
              <w:rPr>
                <w:rFonts w:eastAsia="Times New Roman"/>
              </w:rPr>
              <w:t>byte</w:t>
            </w:r>
            <w:proofErr w:type="spellEnd"/>
            <w:r>
              <w:rPr>
                <w:rFonts w:eastAsia="Times New Roman"/>
              </w:rPr>
              <w:t>[</w:t>
            </w:r>
            <w:proofErr w:type="gramEnd"/>
            <w:r>
              <w:rPr>
                <w:rFonts w:eastAsia="Times New Roman"/>
              </w:rPr>
              <w:t>8]</w:t>
            </w:r>
          </w:p>
        </w:tc>
        <w:tc>
          <w:tcPr>
            <w:tcW w:w="4354"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09F7C5E1" w14:textId="77777777" w:rsidR="008F5EA8" w:rsidRDefault="008F5EA8" w:rsidP="00D91B91">
            <w:pPr>
              <w:pStyle w:val="af8"/>
              <w:ind w:firstLine="0"/>
            </w:pPr>
            <w:r>
              <w:rPr>
                <w:rFonts w:eastAsia="Times New Roman"/>
              </w:rPr>
              <w:t>Соль для KDF, генерируется случайно при создании хранилища.</w:t>
            </w:r>
          </w:p>
        </w:tc>
      </w:tr>
      <w:tr w:rsidR="008F5EA8" w14:paraId="4B7AE762" w14:textId="77777777" w:rsidTr="00643BFC">
        <w:tc>
          <w:tcPr>
            <w:tcW w:w="1696"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1ADCCF80" w14:textId="77777777" w:rsidR="008F5EA8" w:rsidRDefault="008F5EA8" w:rsidP="00643BFC">
            <w:pPr>
              <w:pStyle w:val="af8"/>
              <w:ind w:firstLine="0"/>
            </w:pPr>
            <w:proofErr w:type="spellStart"/>
            <w:r>
              <w:rPr>
                <w:rFonts w:eastAsia="Times New Roman"/>
              </w:rPr>
              <w:t>reserved</w:t>
            </w:r>
            <w:proofErr w:type="spellEnd"/>
          </w:p>
        </w:tc>
        <w:tc>
          <w:tcPr>
            <w:tcW w:w="132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241110C8" w14:textId="77777777" w:rsidR="008F5EA8" w:rsidRDefault="008F5EA8" w:rsidP="00D91B91">
            <w:pPr>
              <w:pStyle w:val="af8"/>
              <w:ind w:firstLine="0"/>
              <w:jc w:val="center"/>
            </w:pPr>
            <w:r>
              <w:rPr>
                <w:rFonts w:eastAsia="Times New Roman"/>
              </w:rPr>
              <w:t>16</w:t>
            </w:r>
          </w:p>
        </w:tc>
        <w:tc>
          <w:tcPr>
            <w:tcW w:w="199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DBD9F3D" w14:textId="77777777" w:rsidR="008F5EA8" w:rsidRDefault="008F5EA8" w:rsidP="00D91B91">
            <w:pPr>
              <w:pStyle w:val="af8"/>
              <w:ind w:firstLine="0"/>
              <w:jc w:val="center"/>
            </w:pPr>
            <w:r>
              <w:rPr>
                <w:rFonts w:eastAsia="Times New Roman"/>
              </w:rPr>
              <w:t>guint32[4]</w:t>
            </w:r>
          </w:p>
        </w:tc>
        <w:tc>
          <w:tcPr>
            <w:tcW w:w="4354"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2E92A970" w14:textId="77777777" w:rsidR="008F5EA8" w:rsidRDefault="008F5EA8" w:rsidP="00D91B91">
            <w:pPr>
              <w:pStyle w:val="af8"/>
              <w:ind w:firstLine="0"/>
            </w:pPr>
            <w:r>
              <w:rPr>
                <w:rFonts w:eastAsia="Times New Roman"/>
              </w:rPr>
              <w:t>Четыре зарезервированных guint32, должны быть нулевыми.</w:t>
            </w:r>
          </w:p>
        </w:tc>
      </w:tr>
    </w:tbl>
    <w:p w14:paraId="067B05AC" w14:textId="38954B43" w:rsidR="00E55D11" w:rsidRDefault="00E55D11" w:rsidP="009F2E0C">
      <w:pPr>
        <w:rPr>
          <w:rFonts w:eastAsia="Times New Roman"/>
        </w:rPr>
      </w:pPr>
    </w:p>
    <w:p w14:paraId="62B5ADC6" w14:textId="72929F89" w:rsidR="008F5EA8" w:rsidRDefault="008F5EA8" w:rsidP="009F2E0C">
      <w:r>
        <w:rPr>
          <w:rFonts w:eastAsia="Times New Roman"/>
        </w:rPr>
        <w:lastRenderedPageBreak/>
        <w:t xml:space="preserve">Поле </w:t>
      </w:r>
      <w:proofErr w:type="spellStart"/>
      <w:r>
        <w:rPr>
          <w:rFonts w:eastAsia="Times New Roman"/>
        </w:rPr>
        <w:t>hash_iterations</w:t>
      </w:r>
      <w:proofErr w:type="spellEnd"/>
      <w:r>
        <w:rPr>
          <w:rFonts w:eastAsia="Times New Roman"/>
        </w:rPr>
        <w:t xml:space="preserve"> заслуживает отдельного внимания. По наблюдениям, проведённым в ходе настоящего исследования, типичные значения этого параметра на современных дистрибутивах находятся в диапазоне от 1000 до 2500 итераций. Это значительно ниже актуальных рекомендаций OWASP, согласно которым для функций KDF на основе SHA-256 минимальное число итераций должно составлять не менее 600 000. Подробная оценка криптографических последствий данного несоответствия приведена в подразделе </w:t>
      </w:r>
      <w:r w:rsidR="00241B41" w:rsidRPr="00241B41">
        <w:rPr>
          <w:rFonts w:eastAsia="Times New Roman"/>
        </w:rPr>
        <w:t>1</w:t>
      </w:r>
      <w:r w:rsidRPr="00241B41">
        <w:rPr>
          <w:rFonts w:eastAsia="Times New Roman"/>
        </w:rPr>
        <w:t>.</w:t>
      </w:r>
      <w:r w:rsidR="004849D5" w:rsidRPr="00241B41">
        <w:rPr>
          <w:rFonts w:eastAsia="Times New Roman"/>
        </w:rPr>
        <w:t>4</w:t>
      </w:r>
      <w:r w:rsidRPr="00241B41">
        <w:rPr>
          <w:rFonts w:eastAsia="Times New Roman"/>
        </w:rPr>
        <w:t>.4</w:t>
      </w:r>
      <w:r>
        <w:rPr>
          <w:rFonts w:eastAsia="Times New Roman"/>
        </w:rPr>
        <w:t>.</w:t>
      </w:r>
    </w:p>
    <w:p w14:paraId="6ED8723F" w14:textId="786FE357" w:rsidR="008F5EA8" w:rsidRDefault="008F5EA8" w:rsidP="009F2E0C">
      <w:r>
        <w:rPr>
          <w:rFonts w:eastAsia="Times New Roman"/>
        </w:rPr>
        <w:t xml:space="preserve">Соль </w:t>
      </w:r>
      <w:proofErr w:type="spellStart"/>
      <w:r>
        <w:rPr>
          <w:rFonts w:eastAsia="Times New Roman"/>
        </w:rPr>
        <w:t>salt</w:t>
      </w:r>
      <w:proofErr w:type="spellEnd"/>
      <w:r>
        <w:rPr>
          <w:rFonts w:eastAsia="Times New Roman"/>
        </w:rPr>
        <w:t xml:space="preserve"> длиной 8 байт является существенно более короткой, чем рекомендуемые в современных стандартах (NIST SP 800-132 предписывает использовать соль длиной не менее 128 бит). Хотя 64-битная соль практически исключает коллизии для одного пользователя, она допускает построение глобальных радужных таблиц для популярных значений солей при наличии достаточных вычислительных ресурсов.</w:t>
      </w:r>
    </w:p>
    <w:p w14:paraId="00A3DB9E" w14:textId="55B6A081" w:rsidR="008F5EA8" w:rsidRDefault="008F5EA8" w:rsidP="00B549D6">
      <w:pPr>
        <w:pStyle w:val="3"/>
        <w:pPrChange w:id="267" w:author="anonymous" w:date="2026-06-18T17:27:00Z">
          <w:pPr>
            <w:pStyle w:val="3"/>
          </w:pPr>
        </w:pPrChange>
      </w:pPr>
      <w:bookmarkStart w:id="268" w:name="_Toc232584302"/>
      <w:r>
        <w:t xml:space="preserve">Секция </w:t>
      </w:r>
      <w:proofErr w:type="spellStart"/>
      <w:r>
        <w:t>х</w:t>
      </w:r>
      <w:r w:rsidRPr="0034041E">
        <w:t>е</w:t>
      </w:r>
      <w:r>
        <w:t>шей</w:t>
      </w:r>
      <w:proofErr w:type="spellEnd"/>
      <w:r>
        <w:t xml:space="preserve"> атрибутов</w:t>
      </w:r>
      <w:bookmarkEnd w:id="268"/>
    </w:p>
    <w:p w14:paraId="292CF246" w14:textId="1D2856BA" w:rsidR="008F5EA8" w:rsidRDefault="008F5EA8" w:rsidP="00671550">
      <w:r>
        <w:rPr>
          <w:rFonts w:eastAsia="Times New Roman"/>
        </w:rPr>
        <w:t xml:space="preserve">Следующая за метаданными секция содержит незашифрованные </w:t>
      </w:r>
      <w:proofErr w:type="spellStart"/>
      <w:r>
        <w:rPr>
          <w:rFonts w:eastAsia="Times New Roman"/>
        </w:rPr>
        <w:t>х</w:t>
      </w:r>
      <w:r w:rsidRPr="0034041E">
        <w:rPr>
          <w:rFonts w:eastAsia="Times New Roman"/>
        </w:rPr>
        <w:t>е</w:t>
      </w:r>
      <w:r>
        <w:rPr>
          <w:rFonts w:eastAsia="Times New Roman"/>
        </w:rPr>
        <w:t>ши</w:t>
      </w:r>
      <w:proofErr w:type="spellEnd"/>
      <w:r>
        <w:rPr>
          <w:rFonts w:eastAsia="Times New Roman"/>
        </w:rPr>
        <w:t xml:space="preserve"> атрибутов всех элементов хранилища. Назначение этой секции </w:t>
      </w:r>
      <w:r w:rsidR="00E82B3C">
        <w:rPr>
          <w:rFonts w:eastAsia="Times New Roman"/>
        </w:rPr>
        <w:t xml:space="preserve">– </w:t>
      </w:r>
      <w:r>
        <w:rPr>
          <w:rFonts w:eastAsia="Times New Roman"/>
        </w:rPr>
        <w:t xml:space="preserve">обеспечить возможность быстрого поиска элементов по атрибутам без необходимости расшифровывать всё хранилище. Например, при запросе </w:t>
      </w:r>
      <w:r w:rsidR="006324DE" w:rsidRPr="006324DE">
        <w:rPr>
          <w:rFonts w:eastAsia="Times New Roman"/>
        </w:rPr>
        <w:t>“</w:t>
      </w:r>
      <w:proofErr w:type="spellStart"/>
      <w:r>
        <w:rPr>
          <w:rFonts w:eastAsia="Times New Roman"/>
        </w:rPr>
        <w:t>айти</w:t>
      </w:r>
      <w:proofErr w:type="spellEnd"/>
      <w:r>
        <w:rPr>
          <w:rFonts w:eastAsia="Times New Roman"/>
        </w:rPr>
        <w:t xml:space="preserve"> пароль для приложения X</w:t>
      </w:r>
      <w:r w:rsidR="006324DE" w:rsidRPr="006324DE">
        <w:rPr>
          <w:rFonts w:eastAsia="Times New Roman"/>
        </w:rPr>
        <w:t>”</w:t>
      </w:r>
      <w:r>
        <w:rPr>
          <w:rFonts w:eastAsia="Times New Roman"/>
        </w:rPr>
        <w:t xml:space="preserve"> демон может сначала проверить, есть ли в хранилище элемент с соответствующим </w:t>
      </w:r>
      <w:proofErr w:type="spellStart"/>
      <w:r>
        <w:rPr>
          <w:rFonts w:eastAsia="Times New Roman"/>
        </w:rPr>
        <w:t>хешем</w:t>
      </w:r>
      <w:proofErr w:type="spellEnd"/>
      <w:r>
        <w:rPr>
          <w:rFonts w:eastAsia="Times New Roman"/>
        </w:rPr>
        <w:t xml:space="preserve"> имени приложения, и только при положительном результате запрашивать у пользователя мастер-пароль для расшифровки конкретной записи.</w:t>
      </w:r>
    </w:p>
    <w:p w14:paraId="3C5731E9" w14:textId="68724410" w:rsidR="008F5EA8" w:rsidRDefault="008F5EA8" w:rsidP="009F2E0C">
      <w:r>
        <w:rPr>
          <w:rFonts w:eastAsia="Times New Roman"/>
        </w:rPr>
        <w:t>Однако</w:t>
      </w:r>
      <w:r w:rsidR="00CA6560">
        <w:rPr>
          <w:rFonts w:eastAsia="Times New Roman"/>
        </w:rPr>
        <w:t>,</w:t>
      </w:r>
      <w:r>
        <w:rPr>
          <w:rFonts w:eastAsia="Times New Roman"/>
        </w:rPr>
        <w:t xml:space="preserve"> с точки зрения безопасности</w:t>
      </w:r>
      <w:r w:rsidR="00CA6560">
        <w:rPr>
          <w:rFonts w:eastAsia="Times New Roman"/>
        </w:rPr>
        <w:t>,</w:t>
      </w:r>
      <w:r>
        <w:rPr>
          <w:rFonts w:eastAsia="Times New Roman"/>
        </w:rPr>
        <w:t xml:space="preserve"> эта секция представляет собой источник побочной информации. Хотя сами значения атрибутов скрыты за </w:t>
      </w:r>
      <w:proofErr w:type="spellStart"/>
      <w:r>
        <w:rPr>
          <w:rFonts w:eastAsia="Times New Roman"/>
        </w:rPr>
        <w:t>хешем</w:t>
      </w:r>
      <w:proofErr w:type="spellEnd"/>
      <w:r>
        <w:rPr>
          <w:rFonts w:eastAsia="Times New Roman"/>
        </w:rPr>
        <w:t>, наличие в хранилище элемента с MD5-хешем известной строки (например, MD5(</w:t>
      </w:r>
      <w:r w:rsidR="006324DE" w:rsidRPr="006324DE">
        <w:rPr>
          <w:rFonts w:eastAsia="Times New Roman"/>
        </w:rPr>
        <w:t>“</w:t>
      </w:r>
      <w:r>
        <w:rPr>
          <w:rFonts w:eastAsia="Times New Roman"/>
        </w:rPr>
        <w:t>example.com</w:t>
      </w:r>
      <w:r w:rsidR="006324DE" w:rsidRPr="006324DE">
        <w:rPr>
          <w:rFonts w:eastAsia="Times New Roman"/>
        </w:rPr>
        <w:t>”</w:t>
      </w:r>
      <w:r>
        <w:rPr>
          <w:rFonts w:eastAsia="Times New Roman"/>
        </w:rPr>
        <w:t xml:space="preserve">)) позволяет внешнему наблюдателю установить, имеется ли у пользователя сохранённый пароль для конкретного ресурса, без знания мастер-пароля. Это известная архитектурная особенность GNOME </w:t>
      </w:r>
      <w:proofErr w:type="spellStart"/>
      <w:r>
        <w:rPr>
          <w:rFonts w:eastAsia="Times New Roman"/>
        </w:rPr>
        <w:t>Keyring</w:t>
      </w:r>
      <w:proofErr w:type="spellEnd"/>
      <w:r>
        <w:rPr>
          <w:rFonts w:eastAsia="Times New Roman"/>
        </w:rPr>
        <w:t>, но не исправленная по соображениям обратной совместимости.</w:t>
      </w:r>
    </w:p>
    <w:p w14:paraId="78228BC0" w14:textId="7454040E" w:rsidR="008F5EA8" w:rsidRDefault="008F5EA8" w:rsidP="008F5EA8">
      <w:pPr>
        <w:spacing w:after="120"/>
        <w:ind w:firstLine="720"/>
        <w:rPr>
          <w:rFonts w:eastAsia="Times New Roman" w:cs="Times New Roman"/>
          <w:szCs w:val="28"/>
        </w:rPr>
      </w:pPr>
      <w:r>
        <w:rPr>
          <w:rFonts w:eastAsia="Times New Roman" w:cs="Times New Roman"/>
          <w:szCs w:val="28"/>
        </w:rPr>
        <w:t>Структура секции</w:t>
      </w:r>
      <w:r w:rsidR="00CA6560">
        <w:rPr>
          <w:rFonts w:eastAsia="Times New Roman" w:cs="Times New Roman"/>
          <w:szCs w:val="28"/>
        </w:rPr>
        <w:t xml:space="preserve"> представлена в листинге 1.2.</w:t>
      </w:r>
    </w:p>
    <w:p w14:paraId="4F1D552C" w14:textId="77777777" w:rsidR="00487E44" w:rsidRDefault="00487E44" w:rsidP="00AF636B">
      <w:pPr>
        <w:pStyle w:val="732-5"/>
        <w:rPr>
          <w:lang w:val="ru-RU"/>
        </w:rPr>
      </w:pPr>
    </w:p>
    <w:p w14:paraId="153A0C88" w14:textId="423A3C05" w:rsidR="00AF636B" w:rsidRPr="00AF636B" w:rsidRDefault="00AF636B" w:rsidP="00AF636B">
      <w:pPr>
        <w:pStyle w:val="732-5"/>
        <w:rPr>
          <w:lang w:val="ru-RU"/>
        </w:rPr>
      </w:pPr>
      <w:r w:rsidRPr="00AF636B">
        <w:rPr>
          <w:lang w:val="ru-RU"/>
        </w:rPr>
        <w:t>Листинг 1.</w:t>
      </w:r>
      <w:r>
        <w:rPr>
          <w:lang w:val="ru-RU"/>
        </w:rPr>
        <w:t>2</w:t>
      </w:r>
    </w:p>
    <w:p w14:paraId="60582DA6" w14:textId="77777777" w:rsidR="008F5EA8" w:rsidRPr="00F12AA2" w:rsidRDefault="008F5EA8" w:rsidP="001C0D39">
      <w:pPr>
        <w:pStyle w:val="-732"/>
        <w:rPr>
          <w:lang w:val="ru-RU"/>
        </w:rPr>
      </w:pPr>
      <w:proofErr w:type="spellStart"/>
      <w:r>
        <w:t>guint</w:t>
      </w:r>
      <w:proofErr w:type="spellEnd"/>
      <w:r w:rsidRPr="00F12AA2">
        <w:rPr>
          <w:lang w:val="ru-RU"/>
        </w:rPr>
        <w:t xml:space="preserve">32 </w:t>
      </w:r>
      <w:r>
        <w:t>num</w:t>
      </w:r>
      <w:r w:rsidRPr="00F12AA2">
        <w:rPr>
          <w:lang w:val="ru-RU"/>
        </w:rPr>
        <w:t>_</w:t>
      </w:r>
      <w:r>
        <w:t>items</w:t>
      </w:r>
      <w:r w:rsidRPr="00F12AA2">
        <w:rPr>
          <w:lang w:val="ru-RU"/>
        </w:rPr>
        <w:t xml:space="preserve">                  // количество записей в хранилище</w:t>
      </w:r>
    </w:p>
    <w:p w14:paraId="31DC1E89" w14:textId="77777777" w:rsidR="008F5EA8" w:rsidRPr="00720A01" w:rsidRDefault="008F5EA8" w:rsidP="004575D2">
      <w:pPr>
        <w:pStyle w:val="-732"/>
      </w:pPr>
      <w:r w:rsidRPr="00720A01">
        <w:t xml:space="preserve">for </w:t>
      </w:r>
      <w:proofErr w:type="spellStart"/>
      <w:r w:rsidRPr="00720A01">
        <w:t>i</w:t>
      </w:r>
      <w:proofErr w:type="spellEnd"/>
      <w:r w:rsidRPr="00720A01">
        <w:t xml:space="preserve"> in 0</w:t>
      </w:r>
      <w:proofErr w:type="gramStart"/>
      <w:r w:rsidRPr="00720A01">
        <w:t xml:space="preserve"> ..</w:t>
      </w:r>
      <w:proofErr w:type="gramEnd"/>
      <w:r w:rsidRPr="00720A01">
        <w:t xml:space="preserve"> </w:t>
      </w:r>
      <w:proofErr w:type="spellStart"/>
      <w:r w:rsidRPr="00720A01">
        <w:t>num_items</w:t>
      </w:r>
      <w:proofErr w:type="spellEnd"/>
      <w:r w:rsidRPr="00720A01">
        <w:t xml:space="preserve"> - 1:</w:t>
      </w:r>
    </w:p>
    <w:p w14:paraId="648C3074" w14:textId="77777777" w:rsidR="008F5EA8" w:rsidRPr="00F12AA2" w:rsidRDefault="008F5EA8" w:rsidP="004575D2">
      <w:pPr>
        <w:pStyle w:val="-732"/>
        <w:rPr>
          <w:lang w:val="ru-RU"/>
        </w:rPr>
      </w:pPr>
      <w:r w:rsidRPr="00720A01">
        <w:t xml:space="preserve">    </w:t>
      </w:r>
      <w:proofErr w:type="spellStart"/>
      <w:r>
        <w:t>guint</w:t>
      </w:r>
      <w:proofErr w:type="spellEnd"/>
      <w:r w:rsidRPr="00F12AA2">
        <w:rPr>
          <w:lang w:val="ru-RU"/>
        </w:rPr>
        <w:t xml:space="preserve">32 </w:t>
      </w:r>
      <w:r>
        <w:t>item</w:t>
      </w:r>
      <w:r w:rsidRPr="00F12AA2">
        <w:rPr>
          <w:lang w:val="ru-RU"/>
        </w:rPr>
        <w:t>_</w:t>
      </w:r>
      <w:r>
        <w:t>id</w:t>
      </w:r>
      <w:r w:rsidRPr="00F12AA2">
        <w:rPr>
          <w:lang w:val="ru-RU"/>
        </w:rPr>
        <w:t xml:space="preserve">                // идентификатор записи</w:t>
      </w:r>
    </w:p>
    <w:p w14:paraId="712BC54D" w14:textId="77777777" w:rsidR="008F5EA8" w:rsidRPr="00F12AA2" w:rsidRDefault="008F5EA8" w:rsidP="004575D2">
      <w:pPr>
        <w:pStyle w:val="-732"/>
        <w:rPr>
          <w:lang w:val="ru-RU"/>
        </w:rPr>
      </w:pPr>
      <w:r w:rsidRPr="00F12AA2">
        <w:rPr>
          <w:lang w:val="ru-RU"/>
        </w:rPr>
        <w:t xml:space="preserve">    </w:t>
      </w:r>
      <w:proofErr w:type="spellStart"/>
      <w:r>
        <w:t>guint</w:t>
      </w:r>
      <w:proofErr w:type="spellEnd"/>
      <w:r w:rsidRPr="00F12AA2">
        <w:rPr>
          <w:lang w:val="ru-RU"/>
        </w:rPr>
        <w:t xml:space="preserve">32 </w:t>
      </w:r>
      <w:r>
        <w:t>item</w:t>
      </w:r>
      <w:r w:rsidRPr="00F12AA2">
        <w:rPr>
          <w:lang w:val="ru-RU"/>
        </w:rPr>
        <w:t>_</w:t>
      </w:r>
      <w:r>
        <w:t>type</w:t>
      </w:r>
      <w:r w:rsidRPr="00F12AA2">
        <w:rPr>
          <w:lang w:val="ru-RU"/>
        </w:rPr>
        <w:t xml:space="preserve">              // тип записи (пароль, заметка, ключ и т. д.)</w:t>
      </w:r>
    </w:p>
    <w:p w14:paraId="373D2225" w14:textId="77777777" w:rsidR="008F5EA8" w:rsidRPr="00F12AA2" w:rsidRDefault="008F5EA8" w:rsidP="004575D2">
      <w:pPr>
        <w:pStyle w:val="-732"/>
        <w:rPr>
          <w:lang w:val="ru-RU"/>
        </w:rPr>
      </w:pPr>
      <w:r w:rsidRPr="00F12AA2">
        <w:rPr>
          <w:lang w:val="ru-RU"/>
        </w:rPr>
        <w:t xml:space="preserve">    </w:t>
      </w:r>
      <w:proofErr w:type="spellStart"/>
      <w:r>
        <w:t>guint</w:t>
      </w:r>
      <w:proofErr w:type="spellEnd"/>
      <w:r w:rsidRPr="00F12AA2">
        <w:rPr>
          <w:lang w:val="ru-RU"/>
        </w:rPr>
        <w:t xml:space="preserve">32 </w:t>
      </w:r>
      <w:r>
        <w:t>num</w:t>
      </w:r>
      <w:r w:rsidRPr="00F12AA2">
        <w:rPr>
          <w:lang w:val="ru-RU"/>
        </w:rPr>
        <w:t>_</w:t>
      </w:r>
      <w:r>
        <w:t>attributes</w:t>
      </w:r>
      <w:r w:rsidRPr="00F12AA2">
        <w:rPr>
          <w:lang w:val="ru-RU"/>
        </w:rPr>
        <w:t xml:space="preserve">         // количество атрибутов записи</w:t>
      </w:r>
    </w:p>
    <w:p w14:paraId="3F53B2FE" w14:textId="77777777" w:rsidR="008F5EA8" w:rsidRPr="00720A01" w:rsidRDefault="008F5EA8">
      <w:pPr>
        <w:pStyle w:val="-732"/>
      </w:pPr>
      <w:r w:rsidRPr="00F12AA2">
        <w:rPr>
          <w:lang w:val="ru-RU"/>
        </w:rPr>
        <w:t xml:space="preserve">    </w:t>
      </w:r>
      <w:r w:rsidRPr="00720A01">
        <w:t>for j in 0</w:t>
      </w:r>
      <w:proofErr w:type="gramStart"/>
      <w:r w:rsidRPr="00720A01">
        <w:t xml:space="preserve"> ..</w:t>
      </w:r>
      <w:proofErr w:type="gramEnd"/>
      <w:r w:rsidRPr="00720A01">
        <w:t xml:space="preserve"> </w:t>
      </w:r>
      <w:proofErr w:type="spellStart"/>
      <w:r w:rsidRPr="00720A01">
        <w:t>num_attributes</w:t>
      </w:r>
      <w:proofErr w:type="spellEnd"/>
      <w:r w:rsidRPr="00720A01">
        <w:t xml:space="preserve"> - 1:</w:t>
      </w:r>
    </w:p>
    <w:p w14:paraId="0906940B" w14:textId="77777777" w:rsidR="008F5EA8" w:rsidRPr="00F12AA2" w:rsidRDefault="008F5EA8">
      <w:pPr>
        <w:pStyle w:val="-732"/>
        <w:rPr>
          <w:lang w:val="ru-RU"/>
        </w:rPr>
      </w:pPr>
      <w:r w:rsidRPr="00720A01">
        <w:t xml:space="preserve">        </w:t>
      </w:r>
      <w:proofErr w:type="gramStart"/>
      <w:r>
        <w:t>string</w:t>
      </w:r>
      <w:r w:rsidRPr="00F12AA2">
        <w:rPr>
          <w:lang w:val="ru-RU"/>
        </w:rPr>
        <w:t xml:space="preserve">  </w:t>
      </w:r>
      <w:proofErr w:type="spellStart"/>
      <w:r>
        <w:t>attr</w:t>
      </w:r>
      <w:proofErr w:type="spellEnd"/>
      <w:proofErr w:type="gramEnd"/>
      <w:r w:rsidRPr="00F12AA2">
        <w:rPr>
          <w:lang w:val="ru-RU"/>
        </w:rPr>
        <w:t>_</w:t>
      </w:r>
      <w:r>
        <w:t>name</w:t>
      </w:r>
      <w:r w:rsidRPr="00F12AA2">
        <w:rPr>
          <w:lang w:val="ru-RU"/>
        </w:rPr>
        <w:t xml:space="preserve">          // имя атрибута в открытом виде</w:t>
      </w:r>
    </w:p>
    <w:p w14:paraId="5C6A0E56" w14:textId="515C1B9C" w:rsidR="008F5EA8" w:rsidRPr="00720A01" w:rsidRDefault="008F5EA8">
      <w:pPr>
        <w:pStyle w:val="-732"/>
      </w:pPr>
      <w:r w:rsidRPr="00F12AA2">
        <w:rPr>
          <w:lang w:val="ru-RU"/>
        </w:rPr>
        <w:t xml:space="preserve">        </w:t>
      </w:r>
      <w:r w:rsidRPr="00720A01">
        <w:t xml:space="preserve">guint32 </w:t>
      </w:r>
      <w:proofErr w:type="spellStart"/>
      <w:r w:rsidRPr="00720A01">
        <w:t>attr_type</w:t>
      </w:r>
      <w:proofErr w:type="spellEnd"/>
      <w:r w:rsidRPr="00720A01">
        <w:t xml:space="preserve">          // 0 </w:t>
      </w:r>
      <w:r w:rsidR="00E2608B">
        <w:t>-</w:t>
      </w:r>
      <w:r w:rsidRPr="00720A01">
        <w:t xml:space="preserve"> </w:t>
      </w:r>
      <w:r>
        <w:t>строковый</w:t>
      </w:r>
      <w:r w:rsidRPr="00720A01">
        <w:t xml:space="preserve">, 1 </w:t>
      </w:r>
      <w:r w:rsidR="00E2608B">
        <w:t>-</w:t>
      </w:r>
      <w:r w:rsidRPr="00720A01">
        <w:t xml:space="preserve"> </w:t>
      </w:r>
      <w:r>
        <w:t>целочисленный</w:t>
      </w:r>
    </w:p>
    <w:p w14:paraId="6BB4D6C0" w14:textId="77777777" w:rsidR="008F5EA8" w:rsidRPr="00720A01" w:rsidRDefault="008F5EA8">
      <w:pPr>
        <w:pStyle w:val="-732"/>
      </w:pPr>
      <w:r w:rsidRPr="00720A01">
        <w:t xml:space="preserve">        if </w:t>
      </w:r>
      <w:proofErr w:type="spellStart"/>
      <w:r w:rsidRPr="00720A01">
        <w:t>attr_type</w:t>
      </w:r>
      <w:proofErr w:type="spellEnd"/>
      <w:r w:rsidRPr="00720A01">
        <w:t xml:space="preserve"> == 0:</w:t>
      </w:r>
    </w:p>
    <w:p w14:paraId="139F77F8" w14:textId="77777777" w:rsidR="008F5EA8" w:rsidRPr="00F12AA2" w:rsidRDefault="008F5EA8">
      <w:pPr>
        <w:pStyle w:val="-732"/>
        <w:rPr>
          <w:lang w:val="ru-RU"/>
        </w:rPr>
      </w:pPr>
      <w:r w:rsidRPr="00720A01">
        <w:t xml:space="preserve">            </w:t>
      </w:r>
      <w:proofErr w:type="gramStart"/>
      <w:r>
        <w:t>byte</w:t>
      </w:r>
      <w:r w:rsidRPr="00F12AA2">
        <w:rPr>
          <w:lang w:val="ru-RU"/>
        </w:rPr>
        <w:t>[</w:t>
      </w:r>
      <w:proofErr w:type="gramEnd"/>
      <w:r w:rsidRPr="00F12AA2">
        <w:rPr>
          <w:lang w:val="ru-RU"/>
        </w:rPr>
        <w:t xml:space="preserve">16] </w:t>
      </w:r>
      <w:r>
        <w:t>md</w:t>
      </w:r>
      <w:r w:rsidRPr="00F12AA2">
        <w:rPr>
          <w:lang w:val="ru-RU"/>
        </w:rPr>
        <w:t>5_</w:t>
      </w:r>
      <w:r>
        <w:t>hash</w:t>
      </w:r>
      <w:r w:rsidRPr="00F12AA2">
        <w:rPr>
          <w:lang w:val="ru-RU"/>
        </w:rPr>
        <w:t xml:space="preserve">      // </w:t>
      </w:r>
      <w:r>
        <w:t>MD</w:t>
      </w:r>
      <w:r w:rsidRPr="00F12AA2">
        <w:rPr>
          <w:lang w:val="ru-RU"/>
        </w:rPr>
        <w:t>5(значение атрибута)</w:t>
      </w:r>
    </w:p>
    <w:p w14:paraId="67CA0E14" w14:textId="77777777" w:rsidR="008F5EA8" w:rsidRPr="00720A01" w:rsidRDefault="008F5EA8">
      <w:pPr>
        <w:pStyle w:val="-732"/>
      </w:pPr>
      <w:r w:rsidRPr="00F12AA2">
        <w:rPr>
          <w:lang w:val="ru-RU"/>
        </w:rPr>
        <w:t xml:space="preserve">        </w:t>
      </w:r>
      <w:r w:rsidRPr="00720A01">
        <w:t>else:</w:t>
      </w:r>
    </w:p>
    <w:p w14:paraId="4D8AFCD1" w14:textId="5BDAD5A0" w:rsidR="008F5EA8" w:rsidRDefault="008F5EA8">
      <w:pPr>
        <w:pStyle w:val="-732"/>
      </w:pPr>
      <w:r w:rsidRPr="00720A01">
        <w:t xml:space="preserve">            guint32 </w:t>
      </w:r>
      <w:proofErr w:type="spellStart"/>
      <w:r w:rsidRPr="00720A01">
        <w:t>int_hash</w:t>
      </w:r>
      <w:proofErr w:type="spellEnd"/>
      <w:r w:rsidRPr="00720A01">
        <w:t xml:space="preserve">       // 0xDEADBEEF XOR x XOR </w:t>
      </w:r>
      <w:proofErr w:type="gramStart"/>
      <w:r w:rsidRPr="00720A01">
        <w:t>ROL(</w:t>
      </w:r>
      <w:proofErr w:type="gramEnd"/>
      <w:r w:rsidRPr="00720A01">
        <w:t>x, 16)</w:t>
      </w:r>
    </w:p>
    <w:p w14:paraId="4FF6E679" w14:textId="77777777" w:rsidR="001230F4" w:rsidRPr="00383D04" w:rsidRDefault="001230F4">
      <w:pPr>
        <w:pStyle w:val="-732"/>
      </w:pPr>
    </w:p>
    <w:p w14:paraId="6811B8D0" w14:textId="6BB93FD3" w:rsidR="008F5EA8" w:rsidRDefault="008F5EA8" w:rsidP="009F2E0C">
      <w:r>
        <w:rPr>
          <w:rFonts w:eastAsia="Times New Roman"/>
        </w:rPr>
        <w:t xml:space="preserve">Принципиальная особенность секции состоит в том, что имена атрибутов хранятся в открытом виде, тогда как их значения </w:t>
      </w:r>
      <w:r w:rsidR="0024630A">
        <w:rPr>
          <w:rFonts w:eastAsia="Times New Roman"/>
        </w:rPr>
        <w:t>–</w:t>
      </w:r>
      <w:r>
        <w:rPr>
          <w:rFonts w:eastAsia="Times New Roman"/>
        </w:rPr>
        <w:t xml:space="preserve"> только в виде </w:t>
      </w:r>
      <w:proofErr w:type="spellStart"/>
      <w:r>
        <w:rPr>
          <w:rFonts w:eastAsia="Times New Roman"/>
        </w:rPr>
        <w:t>хешей</w:t>
      </w:r>
      <w:proofErr w:type="spellEnd"/>
      <w:r>
        <w:rPr>
          <w:rFonts w:eastAsia="Times New Roman"/>
        </w:rPr>
        <w:t xml:space="preserve">. Это типичная сложность для разработчиков </w:t>
      </w:r>
      <w:r w:rsidRPr="008441A1">
        <w:rPr>
          <w:rFonts w:eastAsia="Times New Roman"/>
        </w:rPr>
        <w:t>парсеров</w:t>
      </w:r>
      <w:r>
        <w:rPr>
          <w:rFonts w:eastAsia="Times New Roman"/>
        </w:rPr>
        <w:t xml:space="preserve">: </w:t>
      </w:r>
      <w:ins w:id="269" w:author="Михаил Назаров" w:date="2026-06-15T23:52:00Z">
        <w:r w:rsidR="005F2ABD">
          <w:rPr>
            <w:rFonts w:eastAsia="Times New Roman"/>
          </w:rPr>
          <w:t>н</w:t>
        </w:r>
        <w:r w:rsidR="005F2ABD" w:rsidRPr="005F2ABD">
          <w:rPr>
            <w:rFonts w:eastAsia="Times New Roman"/>
          </w:rPr>
          <w:t>а первый взгляд данные из этой секции можно использовать для верификации правильности расшифровки</w:t>
        </w:r>
      </w:ins>
      <w:commentRangeStart w:id="270"/>
      <w:del w:id="271" w:author="Михаил Назаров" w:date="2026-06-15T23:52:00Z">
        <w:r w:rsidDel="005F2ABD">
          <w:rPr>
            <w:rFonts w:eastAsia="Times New Roman"/>
          </w:rPr>
          <w:delText xml:space="preserve">соблазнительно </w:delText>
        </w:r>
        <w:commentRangeEnd w:id="270"/>
        <w:r w:rsidR="00CA6560" w:rsidDel="005F2ABD">
          <w:rPr>
            <w:rStyle w:val="afc"/>
          </w:rPr>
          <w:commentReference w:id="270"/>
        </w:r>
        <w:r w:rsidDel="005F2ABD">
          <w:rPr>
            <w:rFonts w:eastAsia="Times New Roman"/>
          </w:rPr>
          <w:delText>использовать данные из этой секции для верификации правильности расшифровки</w:delText>
        </w:r>
      </w:del>
      <w:r>
        <w:rPr>
          <w:rFonts w:eastAsia="Times New Roman"/>
        </w:rPr>
        <w:t xml:space="preserve">, однако такая попытка обречена на провал, поскольку соответствие между записями </w:t>
      </w:r>
      <w:proofErr w:type="spellStart"/>
      <w:r>
        <w:rPr>
          <w:rFonts w:eastAsia="Times New Roman"/>
        </w:rPr>
        <w:t>hashed</w:t>
      </w:r>
      <w:proofErr w:type="spellEnd"/>
      <w:r>
        <w:rPr>
          <w:rFonts w:eastAsia="Times New Roman"/>
        </w:rPr>
        <w:t xml:space="preserve"> </w:t>
      </w:r>
      <w:proofErr w:type="spellStart"/>
      <w:r>
        <w:rPr>
          <w:rFonts w:eastAsia="Times New Roman"/>
        </w:rPr>
        <w:t>items</w:t>
      </w:r>
      <w:proofErr w:type="spellEnd"/>
      <w:r>
        <w:rPr>
          <w:rFonts w:eastAsia="Times New Roman"/>
        </w:rPr>
        <w:t xml:space="preserve"> и записями в зашифрованном блоке устанавливается только через поле </w:t>
      </w:r>
      <w:proofErr w:type="spellStart"/>
      <w:r>
        <w:rPr>
          <w:rFonts w:eastAsia="Times New Roman"/>
        </w:rPr>
        <w:t>item_id</w:t>
      </w:r>
      <w:proofErr w:type="spellEnd"/>
      <w:r>
        <w:rPr>
          <w:rFonts w:eastAsia="Times New Roman"/>
        </w:rPr>
        <w:t>, и порядок следования записей в двух секциях, вообще говоря, может различаться.</w:t>
      </w:r>
    </w:p>
    <w:p w14:paraId="0AEBEA11" w14:textId="77777777" w:rsidR="008F5EA8" w:rsidRDefault="008F5EA8" w:rsidP="009F2E0C">
      <w:r>
        <w:rPr>
          <w:rFonts w:eastAsia="Times New Roman"/>
        </w:rPr>
        <w:t xml:space="preserve">С точки зрения парсера, реализованного в практической части работы, секция </w:t>
      </w:r>
      <w:proofErr w:type="spellStart"/>
      <w:r>
        <w:rPr>
          <w:rFonts w:eastAsia="Times New Roman"/>
        </w:rPr>
        <w:t>hashed</w:t>
      </w:r>
      <w:proofErr w:type="spellEnd"/>
      <w:r>
        <w:rPr>
          <w:rFonts w:eastAsia="Times New Roman"/>
        </w:rPr>
        <w:t xml:space="preserve"> </w:t>
      </w:r>
      <w:proofErr w:type="spellStart"/>
      <w:r>
        <w:rPr>
          <w:rFonts w:eastAsia="Times New Roman"/>
        </w:rPr>
        <w:t>items</w:t>
      </w:r>
      <w:proofErr w:type="spellEnd"/>
      <w:r>
        <w:rPr>
          <w:rFonts w:eastAsia="Times New Roman"/>
        </w:rPr>
        <w:t xml:space="preserve"> имеет вспомогательное значение: она должна быть полностью прочитана только для того, чтобы корректно сместить позицию чтения и выйти на начало зашифрованного блока. Идентификаторы </w:t>
      </w:r>
      <w:proofErr w:type="spellStart"/>
      <w:r>
        <w:rPr>
          <w:rFonts w:eastAsia="Times New Roman"/>
        </w:rPr>
        <w:t>item_id</w:t>
      </w:r>
      <w:proofErr w:type="spellEnd"/>
      <w:r>
        <w:rPr>
          <w:rFonts w:eastAsia="Times New Roman"/>
        </w:rPr>
        <w:t xml:space="preserve"> сохраняются для возможной последующей корреляции, но содержимое </w:t>
      </w:r>
      <w:proofErr w:type="spellStart"/>
      <w:r>
        <w:rPr>
          <w:rFonts w:eastAsia="Times New Roman"/>
        </w:rPr>
        <w:t>хешей</w:t>
      </w:r>
      <w:proofErr w:type="spellEnd"/>
      <w:r>
        <w:rPr>
          <w:rFonts w:eastAsia="Times New Roman"/>
        </w:rPr>
        <w:t xml:space="preserve"> атрибутов в процессе расшифровки не используется.</w:t>
      </w:r>
    </w:p>
    <w:p w14:paraId="177F543D" w14:textId="3F61B698" w:rsidR="008F5EA8" w:rsidRDefault="008F5EA8" w:rsidP="00B549D6">
      <w:pPr>
        <w:pStyle w:val="3"/>
        <w:pPrChange w:id="272" w:author="anonymous" w:date="2026-06-18T17:27:00Z">
          <w:pPr>
            <w:pStyle w:val="3"/>
          </w:pPr>
        </w:pPrChange>
      </w:pPr>
      <w:bookmarkStart w:id="273" w:name="_Toc232584303"/>
      <w:r>
        <w:t>Зашифрованный блок</w:t>
      </w:r>
      <w:bookmarkEnd w:id="273"/>
    </w:p>
    <w:p w14:paraId="0ACF5545" w14:textId="212E19BF" w:rsidR="008F5EA8" w:rsidRDefault="008F5EA8" w:rsidP="009F2E0C">
      <w:pPr>
        <w:rPr>
          <w:rFonts w:eastAsia="Times New Roman"/>
        </w:rPr>
      </w:pPr>
      <w:r>
        <w:rPr>
          <w:rFonts w:eastAsia="Times New Roman"/>
        </w:rPr>
        <w:t>Заключительная секция файла содержит собственно секретные данные хранилища. Её структура чрезвычайно проста</w:t>
      </w:r>
      <w:r w:rsidR="003671BB">
        <w:rPr>
          <w:rFonts w:eastAsia="Times New Roman"/>
        </w:rPr>
        <w:t xml:space="preserve"> </w:t>
      </w:r>
      <w:r w:rsidR="00CA6560">
        <w:rPr>
          <w:rFonts w:eastAsia="Times New Roman"/>
        </w:rPr>
        <w:t>(см. листинг 1.3).</w:t>
      </w:r>
    </w:p>
    <w:p w14:paraId="37E1100A" w14:textId="711E085C" w:rsidR="00A2608F" w:rsidRPr="00A2608F" w:rsidRDefault="00A2608F" w:rsidP="00A2608F">
      <w:pPr>
        <w:pStyle w:val="732-5"/>
        <w:rPr>
          <w:lang w:val="ru-RU"/>
        </w:rPr>
      </w:pPr>
      <w:r w:rsidRPr="00AF636B">
        <w:rPr>
          <w:lang w:val="ru-RU"/>
        </w:rPr>
        <w:lastRenderedPageBreak/>
        <w:t>Листинг 1.</w:t>
      </w:r>
      <w:r>
        <w:rPr>
          <w:lang w:val="ru-RU"/>
        </w:rPr>
        <w:t>3</w:t>
      </w:r>
    </w:p>
    <w:p w14:paraId="4F06F8E1" w14:textId="77777777" w:rsidR="008F5EA8" w:rsidRPr="00F12AA2" w:rsidRDefault="008F5EA8" w:rsidP="001C0D39">
      <w:pPr>
        <w:pStyle w:val="-732"/>
        <w:rPr>
          <w:lang w:val="ru-RU"/>
        </w:rPr>
      </w:pPr>
      <w:proofErr w:type="spellStart"/>
      <w:r>
        <w:t>guint</w:t>
      </w:r>
      <w:proofErr w:type="spellEnd"/>
      <w:r w:rsidRPr="00F12AA2">
        <w:rPr>
          <w:lang w:val="ru-RU"/>
        </w:rPr>
        <w:t xml:space="preserve">32 </w:t>
      </w:r>
      <w:r>
        <w:t>encrypted</w:t>
      </w:r>
      <w:r w:rsidRPr="00F12AA2">
        <w:rPr>
          <w:lang w:val="ru-RU"/>
        </w:rPr>
        <w:t>_</w:t>
      </w:r>
      <w:r>
        <w:t>size</w:t>
      </w:r>
      <w:r w:rsidRPr="00F12AA2">
        <w:rPr>
          <w:lang w:val="ru-RU"/>
        </w:rPr>
        <w:t xml:space="preserve">             // длина зашифрованного блока в байтах</w:t>
      </w:r>
    </w:p>
    <w:p w14:paraId="5986AE26" w14:textId="0EE92012" w:rsidR="008F5EA8" w:rsidRPr="00383D04" w:rsidRDefault="008F5EA8" w:rsidP="001C0D39">
      <w:pPr>
        <w:pStyle w:val="-732"/>
      </w:pPr>
      <w:r w:rsidRPr="00720A01">
        <w:t>byte[</w:t>
      </w:r>
      <w:proofErr w:type="spellStart"/>
      <w:r w:rsidRPr="00720A01">
        <w:t>encrypted_size</w:t>
      </w:r>
      <w:proofErr w:type="spellEnd"/>
      <w:r w:rsidRPr="00720A01">
        <w:t xml:space="preserve">] ciphertext    // </w:t>
      </w:r>
      <w:proofErr w:type="spellStart"/>
      <w:r>
        <w:t>зашифрованные</w:t>
      </w:r>
      <w:proofErr w:type="spellEnd"/>
      <w:r w:rsidRPr="00720A01">
        <w:t xml:space="preserve"> </w:t>
      </w:r>
      <w:r>
        <w:t>данные</w:t>
      </w:r>
    </w:p>
    <w:p w14:paraId="20800C03" w14:textId="77777777" w:rsidR="00C60760" w:rsidRPr="00720A01" w:rsidRDefault="00C60760" w:rsidP="004575D2">
      <w:pPr>
        <w:pStyle w:val="-732"/>
      </w:pPr>
    </w:p>
    <w:p w14:paraId="0B45EBF8" w14:textId="6F1B3AAE" w:rsidR="001B05FB" w:rsidRPr="00C25DDB" w:rsidRDefault="0004630A" w:rsidP="00C25DDB">
      <w:pPr>
        <w:spacing w:after="120"/>
        <w:ind w:firstLine="720"/>
        <w:rPr>
          <w:rFonts w:eastAsia="Times New Roman" w:cs="Times New Roman"/>
          <w:szCs w:val="28"/>
        </w:rPr>
      </w:pPr>
      <w:r w:rsidRPr="0004630A">
        <w:t xml:space="preserve">Длина зашифрованного блока всегда кратна 16 байтам </w:t>
      </w:r>
      <w:r w:rsidR="00C635DE">
        <w:rPr>
          <w:rFonts w:eastAsia="Times New Roman"/>
        </w:rPr>
        <w:t>–</w:t>
      </w:r>
      <w:r w:rsidRPr="0004630A">
        <w:t xml:space="preserve"> размеру блока AES, что объясняется применением режима CBC без использования стандартных схем дополнения данных (</w:t>
      </w:r>
      <w:proofErr w:type="spellStart"/>
      <w:r w:rsidRPr="0004630A">
        <w:t>padding</w:t>
      </w:r>
      <w:proofErr w:type="spellEnd"/>
      <w:r w:rsidRPr="0004630A">
        <w:t xml:space="preserve">) до размера блока </w:t>
      </w:r>
      <w:r w:rsidR="00C635DE">
        <w:rPr>
          <w:rFonts w:eastAsia="Times New Roman"/>
        </w:rPr>
        <w:t xml:space="preserve">– </w:t>
      </w:r>
      <w:r w:rsidRPr="0004630A">
        <w:t>таких как PKCS#7. Вместо этого выравнивание обеспечивается на уровне открытого текста перед шифрованием</w:t>
      </w:r>
      <w:r w:rsidR="000265EA">
        <w:t xml:space="preserve">. </w:t>
      </w:r>
      <w:r w:rsidR="008F5EA8" w:rsidRPr="009F2E0C">
        <w:t>После расшифровки открытый текст имеет структуру</w:t>
      </w:r>
      <w:ins w:id="274" w:author="Михаил Назаров" w:date="2026-06-15T23:39:00Z">
        <w:r w:rsidR="00384D43" w:rsidRPr="00EE4923">
          <w:t xml:space="preserve">, </w:t>
        </w:r>
        <w:r w:rsidR="00384D43">
          <w:t>представленную в листинге 1.4</w:t>
        </w:r>
      </w:ins>
      <w:r w:rsidR="008F5EA8">
        <w:rPr>
          <w:rFonts w:eastAsia="Times New Roman" w:cs="Times New Roman"/>
          <w:szCs w:val="28"/>
        </w:rPr>
        <w:t>:</w:t>
      </w:r>
    </w:p>
    <w:p w14:paraId="3055C001" w14:textId="77777777" w:rsidR="001B05FB" w:rsidRDefault="001B05FB" w:rsidP="001B05FB">
      <w:pPr>
        <w:pStyle w:val="732-5"/>
        <w:rPr>
          <w:lang w:val="ru-RU"/>
        </w:rPr>
      </w:pPr>
    </w:p>
    <w:p w14:paraId="047BE8B9" w14:textId="30BC822E" w:rsidR="001B05FB" w:rsidRPr="001B05FB" w:rsidRDefault="001B05FB" w:rsidP="001B05FB">
      <w:pPr>
        <w:pStyle w:val="732-5"/>
        <w:rPr>
          <w:lang w:val="ru-RU"/>
        </w:rPr>
      </w:pPr>
      <w:r w:rsidRPr="00AF636B">
        <w:rPr>
          <w:lang w:val="ru-RU"/>
        </w:rPr>
        <w:t>Листинг 1.</w:t>
      </w:r>
      <w:r w:rsidR="003A3B15">
        <w:rPr>
          <w:lang w:val="ru-RU"/>
        </w:rPr>
        <w:t>4</w:t>
      </w:r>
    </w:p>
    <w:p w14:paraId="3BF53168" w14:textId="77777777" w:rsidR="008F5EA8" w:rsidRPr="00F12AA2" w:rsidRDefault="008F5EA8" w:rsidP="001C0D39">
      <w:pPr>
        <w:pStyle w:val="-732"/>
        <w:rPr>
          <w:lang w:val="ru-RU"/>
        </w:rPr>
      </w:pPr>
      <w:proofErr w:type="gramStart"/>
      <w:r>
        <w:t>byte</w:t>
      </w:r>
      <w:r w:rsidRPr="00F12AA2">
        <w:rPr>
          <w:lang w:val="ru-RU"/>
        </w:rPr>
        <w:t>[</w:t>
      </w:r>
      <w:proofErr w:type="gramEnd"/>
      <w:r w:rsidRPr="00F12AA2">
        <w:rPr>
          <w:lang w:val="ru-RU"/>
        </w:rPr>
        <w:t xml:space="preserve">16] </w:t>
      </w:r>
      <w:r>
        <w:t>verification</w:t>
      </w:r>
      <w:r w:rsidRPr="00F12AA2">
        <w:rPr>
          <w:lang w:val="ru-RU"/>
        </w:rPr>
        <w:t>_</w:t>
      </w:r>
      <w:r>
        <w:t>hash</w:t>
      </w:r>
      <w:r w:rsidRPr="00F12AA2">
        <w:rPr>
          <w:lang w:val="ru-RU"/>
        </w:rPr>
        <w:t xml:space="preserve">         // </w:t>
      </w:r>
      <w:r>
        <w:t>MD</w:t>
      </w:r>
      <w:r w:rsidRPr="00F12AA2">
        <w:rPr>
          <w:lang w:val="ru-RU"/>
        </w:rPr>
        <w:t>5 от остального открытого текста</w:t>
      </w:r>
    </w:p>
    <w:p w14:paraId="487547DC" w14:textId="77777777" w:rsidR="008F5EA8" w:rsidRPr="00D62C3E" w:rsidRDefault="008F5EA8" w:rsidP="001C0D39">
      <w:pPr>
        <w:pStyle w:val="-732"/>
      </w:pPr>
      <w:r w:rsidRPr="00D62C3E">
        <w:t xml:space="preserve">for </w:t>
      </w:r>
      <w:proofErr w:type="spellStart"/>
      <w:r w:rsidRPr="00D62C3E">
        <w:t>i</w:t>
      </w:r>
      <w:proofErr w:type="spellEnd"/>
      <w:r w:rsidRPr="00D62C3E">
        <w:t xml:space="preserve"> in 0</w:t>
      </w:r>
      <w:proofErr w:type="gramStart"/>
      <w:r w:rsidRPr="00D62C3E">
        <w:t xml:space="preserve"> ..</w:t>
      </w:r>
      <w:proofErr w:type="gramEnd"/>
      <w:r w:rsidRPr="00D62C3E">
        <w:t xml:space="preserve"> </w:t>
      </w:r>
      <w:proofErr w:type="spellStart"/>
      <w:r w:rsidRPr="00D62C3E">
        <w:t>num_items</w:t>
      </w:r>
      <w:proofErr w:type="spellEnd"/>
      <w:r w:rsidRPr="00D62C3E">
        <w:t xml:space="preserve"> - 1:</w:t>
      </w:r>
    </w:p>
    <w:p w14:paraId="56529E09" w14:textId="77777777" w:rsidR="008F5EA8" w:rsidRPr="00F12AA2" w:rsidRDefault="008F5EA8" w:rsidP="004575D2">
      <w:pPr>
        <w:pStyle w:val="-732"/>
        <w:rPr>
          <w:lang w:val="ru-RU"/>
        </w:rPr>
      </w:pPr>
      <w:r w:rsidRPr="00D62C3E">
        <w:t xml:space="preserve">    </w:t>
      </w:r>
      <w:proofErr w:type="gramStart"/>
      <w:r>
        <w:t>string</w:t>
      </w:r>
      <w:r w:rsidRPr="00F12AA2">
        <w:rPr>
          <w:lang w:val="ru-RU"/>
        </w:rPr>
        <w:t xml:space="preserve">  </w:t>
      </w:r>
      <w:r>
        <w:t>display</w:t>
      </w:r>
      <w:proofErr w:type="gramEnd"/>
      <w:r w:rsidRPr="00F12AA2">
        <w:rPr>
          <w:lang w:val="ru-RU"/>
        </w:rPr>
        <w:t>_</w:t>
      </w:r>
      <w:r>
        <w:t>name</w:t>
      </w:r>
      <w:r w:rsidRPr="00F12AA2">
        <w:rPr>
          <w:lang w:val="ru-RU"/>
        </w:rPr>
        <w:t xml:space="preserve">           // отображаемое имя записи</w:t>
      </w:r>
    </w:p>
    <w:p w14:paraId="3A859450" w14:textId="364D60CE" w:rsidR="008F5EA8" w:rsidRPr="00F12AA2" w:rsidRDefault="008F5EA8" w:rsidP="004575D2">
      <w:pPr>
        <w:pStyle w:val="-732"/>
        <w:rPr>
          <w:lang w:val="ru-RU"/>
        </w:rPr>
      </w:pPr>
      <w:r w:rsidRPr="00F12AA2">
        <w:rPr>
          <w:lang w:val="ru-RU"/>
        </w:rPr>
        <w:t xml:space="preserve">    </w:t>
      </w:r>
      <w:proofErr w:type="gramStart"/>
      <w:r>
        <w:t>string</w:t>
      </w:r>
      <w:r w:rsidRPr="00F12AA2">
        <w:rPr>
          <w:lang w:val="ru-RU"/>
        </w:rPr>
        <w:t xml:space="preserve">  </w:t>
      </w:r>
      <w:r>
        <w:t>secret</w:t>
      </w:r>
      <w:proofErr w:type="gramEnd"/>
      <w:r w:rsidRPr="00F12AA2">
        <w:rPr>
          <w:lang w:val="ru-RU"/>
        </w:rPr>
        <w:t xml:space="preserve">                 // собственно секретные данные</w:t>
      </w:r>
    </w:p>
    <w:p w14:paraId="3197A11F" w14:textId="77777777" w:rsidR="008F5EA8" w:rsidRPr="00F12AA2" w:rsidRDefault="008F5EA8" w:rsidP="004575D2">
      <w:pPr>
        <w:pStyle w:val="-732"/>
        <w:rPr>
          <w:lang w:val="ru-RU"/>
        </w:rPr>
      </w:pPr>
      <w:r w:rsidRPr="00F12AA2">
        <w:rPr>
          <w:lang w:val="ru-RU"/>
        </w:rPr>
        <w:t xml:space="preserve">    </w:t>
      </w:r>
      <w:r>
        <w:t>time</w:t>
      </w:r>
      <w:r w:rsidRPr="00F12AA2">
        <w:rPr>
          <w:lang w:val="ru-RU"/>
        </w:rPr>
        <w:t>_</w:t>
      </w:r>
      <w:proofErr w:type="gramStart"/>
      <w:r>
        <w:t>t</w:t>
      </w:r>
      <w:r w:rsidRPr="00F12AA2">
        <w:rPr>
          <w:lang w:val="ru-RU"/>
        </w:rPr>
        <w:t xml:space="preserve">  </w:t>
      </w:r>
      <w:proofErr w:type="spellStart"/>
      <w:r>
        <w:t>ctime</w:t>
      </w:r>
      <w:proofErr w:type="spellEnd"/>
      <w:proofErr w:type="gramEnd"/>
      <w:r w:rsidRPr="00F12AA2">
        <w:rPr>
          <w:lang w:val="ru-RU"/>
        </w:rPr>
        <w:t xml:space="preserve">                  // время создания записи</w:t>
      </w:r>
    </w:p>
    <w:p w14:paraId="210CF6DC" w14:textId="77777777" w:rsidR="008F5EA8" w:rsidRPr="00F12AA2" w:rsidRDefault="008F5EA8" w:rsidP="004575D2">
      <w:pPr>
        <w:pStyle w:val="-732"/>
        <w:rPr>
          <w:lang w:val="ru-RU"/>
        </w:rPr>
      </w:pPr>
      <w:r w:rsidRPr="00F12AA2">
        <w:rPr>
          <w:lang w:val="ru-RU"/>
        </w:rPr>
        <w:t xml:space="preserve">    </w:t>
      </w:r>
      <w:r>
        <w:t>time</w:t>
      </w:r>
      <w:r w:rsidRPr="00F12AA2">
        <w:rPr>
          <w:lang w:val="ru-RU"/>
        </w:rPr>
        <w:t>_</w:t>
      </w:r>
      <w:proofErr w:type="gramStart"/>
      <w:r>
        <w:t>t</w:t>
      </w:r>
      <w:r w:rsidRPr="00F12AA2">
        <w:rPr>
          <w:lang w:val="ru-RU"/>
        </w:rPr>
        <w:t xml:space="preserve">  </w:t>
      </w:r>
      <w:proofErr w:type="spellStart"/>
      <w:r>
        <w:t>mtime</w:t>
      </w:r>
      <w:proofErr w:type="spellEnd"/>
      <w:proofErr w:type="gramEnd"/>
      <w:r w:rsidRPr="00F12AA2">
        <w:rPr>
          <w:lang w:val="ru-RU"/>
        </w:rPr>
        <w:t xml:space="preserve">                  // время изменения</w:t>
      </w:r>
    </w:p>
    <w:p w14:paraId="09670C2C" w14:textId="77777777" w:rsidR="008F5EA8" w:rsidRPr="00F12AA2" w:rsidRDefault="008F5EA8">
      <w:pPr>
        <w:pStyle w:val="-732"/>
        <w:rPr>
          <w:lang w:val="ru-RU"/>
        </w:rPr>
      </w:pPr>
      <w:r w:rsidRPr="00F12AA2">
        <w:rPr>
          <w:lang w:val="ru-RU"/>
        </w:rPr>
        <w:t xml:space="preserve">    </w:t>
      </w:r>
      <w:proofErr w:type="gramStart"/>
      <w:r>
        <w:t>string</w:t>
      </w:r>
      <w:r w:rsidRPr="00F12AA2">
        <w:rPr>
          <w:lang w:val="ru-RU"/>
        </w:rPr>
        <w:t xml:space="preserve">  </w:t>
      </w:r>
      <w:r>
        <w:t>reserved</w:t>
      </w:r>
      <w:proofErr w:type="gramEnd"/>
      <w:r w:rsidRPr="00F12AA2">
        <w:rPr>
          <w:lang w:val="ru-RU"/>
        </w:rPr>
        <w:t>_</w:t>
      </w:r>
      <w:r>
        <w:t>str</w:t>
      </w:r>
      <w:r w:rsidRPr="00F12AA2">
        <w:rPr>
          <w:lang w:val="ru-RU"/>
        </w:rPr>
        <w:t xml:space="preserve">           // зарезервированная строка</w:t>
      </w:r>
    </w:p>
    <w:p w14:paraId="514ABAF1" w14:textId="77777777" w:rsidR="008F5EA8" w:rsidRPr="00F12AA2" w:rsidRDefault="008F5EA8">
      <w:pPr>
        <w:pStyle w:val="-732"/>
        <w:rPr>
          <w:lang w:val="ru-RU"/>
        </w:rPr>
      </w:pPr>
      <w:r w:rsidRPr="00F12AA2">
        <w:rPr>
          <w:lang w:val="ru-RU"/>
        </w:rPr>
        <w:t xml:space="preserve">    </w:t>
      </w:r>
      <w:proofErr w:type="spellStart"/>
      <w:r>
        <w:t>guint</w:t>
      </w:r>
      <w:proofErr w:type="spellEnd"/>
      <w:r w:rsidRPr="00F12AA2">
        <w:rPr>
          <w:lang w:val="ru-RU"/>
        </w:rPr>
        <w:t xml:space="preserve">32 </w:t>
      </w:r>
      <w:r>
        <w:t>reserved</w:t>
      </w:r>
      <w:r w:rsidRPr="00F12AA2">
        <w:rPr>
          <w:lang w:val="ru-RU"/>
        </w:rPr>
        <w:t>_</w:t>
      </w:r>
      <w:proofErr w:type="gramStart"/>
      <w:r>
        <w:t>int</w:t>
      </w:r>
      <w:r w:rsidRPr="00F12AA2">
        <w:rPr>
          <w:lang w:val="ru-RU"/>
        </w:rPr>
        <w:t>[</w:t>
      </w:r>
      <w:proofErr w:type="gramEnd"/>
      <w:r w:rsidRPr="00F12AA2">
        <w:rPr>
          <w:lang w:val="ru-RU"/>
        </w:rPr>
        <w:t>4]        // четыре зарезервированных целых</w:t>
      </w:r>
    </w:p>
    <w:p w14:paraId="3AF289EA" w14:textId="77777777" w:rsidR="008F5EA8" w:rsidRPr="006D4727" w:rsidRDefault="008F5EA8">
      <w:pPr>
        <w:pStyle w:val="-732"/>
      </w:pPr>
      <w:r w:rsidRPr="00F12AA2">
        <w:rPr>
          <w:lang w:val="ru-RU"/>
        </w:rPr>
        <w:t xml:space="preserve">    </w:t>
      </w:r>
      <w:r w:rsidRPr="006D4727">
        <w:t xml:space="preserve">guint32 </w:t>
      </w:r>
      <w:proofErr w:type="spellStart"/>
      <w:r w:rsidRPr="006D4727">
        <w:t>num_attributes</w:t>
      </w:r>
      <w:proofErr w:type="spellEnd"/>
      <w:r w:rsidRPr="006D4727">
        <w:t xml:space="preserve">         // </w:t>
      </w:r>
      <w:proofErr w:type="spellStart"/>
      <w:r>
        <w:t>число</w:t>
      </w:r>
      <w:proofErr w:type="spellEnd"/>
      <w:r w:rsidRPr="006D4727">
        <w:t xml:space="preserve"> </w:t>
      </w:r>
      <w:proofErr w:type="spellStart"/>
      <w:r>
        <w:t>атрибутов</w:t>
      </w:r>
      <w:proofErr w:type="spellEnd"/>
      <w:r w:rsidRPr="006D4727">
        <w:t xml:space="preserve"> </w:t>
      </w:r>
      <w:r>
        <w:t>записи</w:t>
      </w:r>
    </w:p>
    <w:p w14:paraId="05A1B219" w14:textId="77777777" w:rsidR="008F5EA8" w:rsidRPr="00D62C3E" w:rsidRDefault="008F5EA8">
      <w:pPr>
        <w:pStyle w:val="-732"/>
      </w:pPr>
      <w:r w:rsidRPr="001C0D39">
        <w:t xml:space="preserve">    </w:t>
      </w:r>
      <w:r w:rsidRPr="00D62C3E">
        <w:t>for j in 0</w:t>
      </w:r>
      <w:proofErr w:type="gramStart"/>
      <w:r w:rsidRPr="00D62C3E">
        <w:t xml:space="preserve"> ..</w:t>
      </w:r>
      <w:proofErr w:type="gramEnd"/>
      <w:r w:rsidRPr="00D62C3E">
        <w:t xml:space="preserve"> </w:t>
      </w:r>
      <w:proofErr w:type="spellStart"/>
      <w:r w:rsidRPr="00D62C3E">
        <w:t>num_attributes</w:t>
      </w:r>
      <w:proofErr w:type="spellEnd"/>
      <w:r w:rsidRPr="00D62C3E">
        <w:t xml:space="preserve"> - 1:</w:t>
      </w:r>
    </w:p>
    <w:p w14:paraId="273A25A0" w14:textId="77777777" w:rsidR="008F5EA8" w:rsidRPr="00D62C3E" w:rsidRDefault="008F5EA8">
      <w:pPr>
        <w:pStyle w:val="-732"/>
      </w:pPr>
      <w:r w:rsidRPr="00D62C3E">
        <w:t xml:space="preserve">        </w:t>
      </w:r>
      <w:proofErr w:type="gramStart"/>
      <w:r w:rsidRPr="00D62C3E">
        <w:t xml:space="preserve">string  </w:t>
      </w:r>
      <w:proofErr w:type="spellStart"/>
      <w:r w:rsidRPr="00D62C3E">
        <w:t>attr</w:t>
      </w:r>
      <w:proofErr w:type="gramEnd"/>
      <w:r w:rsidRPr="00D62C3E">
        <w:t>_name</w:t>
      </w:r>
      <w:proofErr w:type="spellEnd"/>
      <w:r w:rsidRPr="00D62C3E">
        <w:t xml:space="preserve">          // </w:t>
      </w:r>
      <w:proofErr w:type="spellStart"/>
      <w:r>
        <w:t>имя</w:t>
      </w:r>
      <w:proofErr w:type="spellEnd"/>
      <w:r w:rsidRPr="00D62C3E">
        <w:t xml:space="preserve"> </w:t>
      </w:r>
      <w:proofErr w:type="spellStart"/>
      <w:r>
        <w:t>атрибута</w:t>
      </w:r>
      <w:proofErr w:type="spellEnd"/>
    </w:p>
    <w:p w14:paraId="7CC23BF8" w14:textId="77777777" w:rsidR="008F5EA8" w:rsidRPr="00D62C3E" w:rsidRDefault="008F5EA8">
      <w:pPr>
        <w:pStyle w:val="-732"/>
      </w:pPr>
      <w:r w:rsidRPr="00D62C3E">
        <w:t xml:space="preserve">        guint32 </w:t>
      </w:r>
      <w:proofErr w:type="spellStart"/>
      <w:r w:rsidRPr="00D62C3E">
        <w:t>attr_type</w:t>
      </w:r>
      <w:proofErr w:type="spellEnd"/>
      <w:r w:rsidRPr="00D62C3E">
        <w:t xml:space="preserve">          // </w:t>
      </w:r>
      <w:proofErr w:type="spellStart"/>
      <w:r>
        <w:t>тип</w:t>
      </w:r>
      <w:proofErr w:type="spellEnd"/>
      <w:r w:rsidRPr="00D62C3E">
        <w:t xml:space="preserve"> </w:t>
      </w:r>
      <w:proofErr w:type="spellStart"/>
      <w:r>
        <w:t>атрибута</w:t>
      </w:r>
      <w:proofErr w:type="spellEnd"/>
    </w:p>
    <w:p w14:paraId="428398EC" w14:textId="77777777" w:rsidR="008F5EA8" w:rsidRPr="00F12AA2" w:rsidRDefault="008F5EA8">
      <w:pPr>
        <w:pStyle w:val="-732"/>
        <w:rPr>
          <w:lang w:val="ru-RU"/>
        </w:rPr>
      </w:pPr>
      <w:r w:rsidRPr="00D62C3E">
        <w:t xml:space="preserve">        </w:t>
      </w:r>
      <w:r>
        <w:t>if</w:t>
      </w:r>
      <w:r w:rsidRPr="00F12AA2">
        <w:rPr>
          <w:lang w:val="ru-RU"/>
        </w:rPr>
        <w:t xml:space="preserve"> </w:t>
      </w:r>
      <w:proofErr w:type="spellStart"/>
      <w:r>
        <w:t>attr</w:t>
      </w:r>
      <w:proofErr w:type="spellEnd"/>
      <w:r w:rsidRPr="00F12AA2">
        <w:rPr>
          <w:lang w:val="ru-RU"/>
        </w:rPr>
        <w:t>_</w:t>
      </w:r>
      <w:r>
        <w:t>type</w:t>
      </w:r>
      <w:r w:rsidRPr="00F12AA2">
        <w:rPr>
          <w:lang w:val="ru-RU"/>
        </w:rPr>
        <w:t xml:space="preserve"> == 0:</w:t>
      </w:r>
    </w:p>
    <w:p w14:paraId="4D8E6B14" w14:textId="77777777" w:rsidR="008F5EA8" w:rsidRPr="00F12AA2" w:rsidRDefault="008F5EA8">
      <w:pPr>
        <w:pStyle w:val="-732"/>
        <w:rPr>
          <w:lang w:val="ru-RU"/>
        </w:rPr>
      </w:pPr>
      <w:r w:rsidRPr="00F12AA2">
        <w:rPr>
          <w:lang w:val="ru-RU"/>
        </w:rPr>
        <w:t xml:space="preserve">            </w:t>
      </w:r>
      <w:r>
        <w:t>string</w:t>
      </w:r>
      <w:r w:rsidRPr="00F12AA2">
        <w:rPr>
          <w:lang w:val="ru-RU"/>
        </w:rPr>
        <w:t xml:space="preserve"> </w:t>
      </w:r>
      <w:proofErr w:type="spellStart"/>
      <w:r>
        <w:t>attr</w:t>
      </w:r>
      <w:proofErr w:type="spellEnd"/>
      <w:r w:rsidRPr="00F12AA2">
        <w:rPr>
          <w:lang w:val="ru-RU"/>
        </w:rPr>
        <w:t>_</w:t>
      </w:r>
      <w:r>
        <w:t>value</w:t>
      </w:r>
      <w:r w:rsidRPr="00F12AA2">
        <w:rPr>
          <w:lang w:val="ru-RU"/>
        </w:rPr>
        <w:t xml:space="preserve">      // строковое значение в открытом виде</w:t>
      </w:r>
    </w:p>
    <w:p w14:paraId="6BAEB3D5" w14:textId="77777777" w:rsidR="008F5EA8" w:rsidRPr="00F12AA2" w:rsidRDefault="008F5EA8">
      <w:pPr>
        <w:pStyle w:val="-732"/>
        <w:rPr>
          <w:lang w:val="ru-RU"/>
        </w:rPr>
      </w:pPr>
      <w:r w:rsidRPr="00F12AA2">
        <w:rPr>
          <w:lang w:val="ru-RU"/>
        </w:rPr>
        <w:t xml:space="preserve">        </w:t>
      </w:r>
      <w:r>
        <w:t>else</w:t>
      </w:r>
      <w:r w:rsidRPr="00F12AA2">
        <w:rPr>
          <w:lang w:val="ru-RU"/>
        </w:rPr>
        <w:t>:</w:t>
      </w:r>
    </w:p>
    <w:p w14:paraId="2835DCDB" w14:textId="77777777" w:rsidR="008F5EA8" w:rsidRPr="00F12AA2" w:rsidRDefault="008F5EA8">
      <w:pPr>
        <w:pStyle w:val="-732"/>
        <w:rPr>
          <w:lang w:val="ru-RU"/>
        </w:rPr>
      </w:pPr>
      <w:r w:rsidRPr="00F12AA2">
        <w:rPr>
          <w:lang w:val="ru-RU"/>
        </w:rPr>
        <w:t xml:space="preserve">            </w:t>
      </w:r>
      <w:proofErr w:type="spellStart"/>
      <w:r>
        <w:t>guint</w:t>
      </w:r>
      <w:proofErr w:type="spellEnd"/>
      <w:r w:rsidRPr="00F12AA2">
        <w:rPr>
          <w:lang w:val="ru-RU"/>
        </w:rPr>
        <w:t xml:space="preserve">32 </w:t>
      </w:r>
      <w:proofErr w:type="spellStart"/>
      <w:r>
        <w:t>attr</w:t>
      </w:r>
      <w:proofErr w:type="spellEnd"/>
      <w:r w:rsidRPr="00F12AA2">
        <w:rPr>
          <w:lang w:val="ru-RU"/>
        </w:rPr>
        <w:t>_</w:t>
      </w:r>
      <w:r>
        <w:t>int</w:t>
      </w:r>
      <w:r w:rsidRPr="00F12AA2">
        <w:rPr>
          <w:lang w:val="ru-RU"/>
        </w:rPr>
        <w:t xml:space="preserve">       // целочисленное значение</w:t>
      </w:r>
    </w:p>
    <w:p w14:paraId="35667562" w14:textId="77777777" w:rsidR="008F5EA8" w:rsidRPr="00F12AA2" w:rsidRDefault="008F5EA8">
      <w:pPr>
        <w:pStyle w:val="-732"/>
        <w:rPr>
          <w:lang w:val="ru-RU"/>
        </w:rPr>
      </w:pPr>
      <w:r w:rsidRPr="00F12AA2">
        <w:rPr>
          <w:lang w:val="ru-RU"/>
        </w:rPr>
        <w:t xml:space="preserve">    </w:t>
      </w:r>
      <w:proofErr w:type="spellStart"/>
      <w:r>
        <w:t>guint</w:t>
      </w:r>
      <w:proofErr w:type="spellEnd"/>
      <w:r w:rsidRPr="00F12AA2">
        <w:rPr>
          <w:lang w:val="ru-RU"/>
        </w:rPr>
        <w:t xml:space="preserve">32 </w:t>
      </w:r>
      <w:proofErr w:type="spellStart"/>
      <w:r>
        <w:t>acl</w:t>
      </w:r>
      <w:proofErr w:type="spellEnd"/>
      <w:r w:rsidRPr="00F12AA2">
        <w:rPr>
          <w:lang w:val="ru-RU"/>
        </w:rPr>
        <w:t>_</w:t>
      </w:r>
      <w:r>
        <w:t>length</w:t>
      </w:r>
      <w:r w:rsidRPr="00F12AA2">
        <w:rPr>
          <w:lang w:val="ru-RU"/>
        </w:rPr>
        <w:t xml:space="preserve">             // длина списка контроля доступа</w:t>
      </w:r>
    </w:p>
    <w:p w14:paraId="36B1F071" w14:textId="77777777" w:rsidR="008F5EA8" w:rsidRPr="00D62C3E" w:rsidRDefault="008F5EA8">
      <w:pPr>
        <w:pStyle w:val="-732"/>
      </w:pPr>
      <w:r w:rsidRPr="00F12AA2">
        <w:rPr>
          <w:lang w:val="ru-RU"/>
        </w:rPr>
        <w:t xml:space="preserve">    </w:t>
      </w:r>
      <w:proofErr w:type="spellStart"/>
      <w:r w:rsidRPr="00D62C3E">
        <w:t>for k</w:t>
      </w:r>
      <w:proofErr w:type="spellEnd"/>
      <w:r w:rsidRPr="00D62C3E">
        <w:t xml:space="preserve"> in 0</w:t>
      </w:r>
      <w:proofErr w:type="gramStart"/>
      <w:r w:rsidRPr="00D62C3E">
        <w:t xml:space="preserve"> ..</w:t>
      </w:r>
      <w:proofErr w:type="gramEnd"/>
      <w:r w:rsidRPr="00D62C3E">
        <w:t xml:space="preserve"> </w:t>
      </w:r>
      <w:proofErr w:type="spellStart"/>
      <w:r w:rsidRPr="00D62C3E">
        <w:t>acl_length</w:t>
      </w:r>
      <w:proofErr w:type="spellEnd"/>
      <w:r w:rsidRPr="00D62C3E">
        <w:t xml:space="preserve"> - 1:</w:t>
      </w:r>
    </w:p>
    <w:p w14:paraId="6361EF99" w14:textId="77777777" w:rsidR="008F5EA8" w:rsidRPr="006D4727" w:rsidRDefault="008F5EA8">
      <w:pPr>
        <w:pStyle w:val="-732"/>
      </w:pPr>
      <w:r w:rsidRPr="00D62C3E">
        <w:t xml:space="preserve">        </w:t>
      </w:r>
      <w:r w:rsidRPr="006D4727">
        <w:t xml:space="preserve">guint32 </w:t>
      </w:r>
      <w:proofErr w:type="spellStart"/>
      <w:r w:rsidRPr="006D4727">
        <w:t>types_allowed</w:t>
      </w:r>
      <w:proofErr w:type="spellEnd"/>
      <w:r w:rsidRPr="006D4727">
        <w:t xml:space="preserve">      // </w:t>
      </w:r>
      <w:proofErr w:type="spellStart"/>
      <w:r>
        <w:t>разрешённые</w:t>
      </w:r>
      <w:proofErr w:type="spellEnd"/>
      <w:r w:rsidRPr="006D4727">
        <w:t xml:space="preserve"> </w:t>
      </w:r>
      <w:proofErr w:type="spellStart"/>
      <w:r>
        <w:t>типы</w:t>
      </w:r>
      <w:proofErr w:type="spellEnd"/>
      <w:r w:rsidRPr="006D4727">
        <w:t xml:space="preserve"> </w:t>
      </w:r>
      <w:r>
        <w:t>доступа</w:t>
      </w:r>
    </w:p>
    <w:p w14:paraId="3F31A489" w14:textId="77777777" w:rsidR="008F5EA8" w:rsidRPr="006D4727" w:rsidRDefault="008F5EA8">
      <w:pPr>
        <w:pStyle w:val="-732"/>
      </w:pPr>
      <w:r w:rsidRPr="006D4727">
        <w:t xml:space="preserve"> </w:t>
      </w:r>
      <w:r w:rsidRPr="001C0D39">
        <w:t xml:space="preserve">       </w:t>
      </w:r>
      <w:proofErr w:type="gramStart"/>
      <w:r w:rsidRPr="001C0D39">
        <w:t xml:space="preserve">string  </w:t>
      </w:r>
      <w:proofErr w:type="spellStart"/>
      <w:r w:rsidRPr="001C0D39">
        <w:t>display</w:t>
      </w:r>
      <w:proofErr w:type="gramEnd"/>
      <w:r w:rsidRPr="001C0D39">
        <w:t>_name</w:t>
      </w:r>
      <w:proofErr w:type="spellEnd"/>
      <w:r w:rsidRPr="001C0D39">
        <w:t xml:space="preserve">       // </w:t>
      </w:r>
      <w:proofErr w:type="spellStart"/>
      <w:r>
        <w:t>имя</w:t>
      </w:r>
      <w:proofErr w:type="spellEnd"/>
      <w:r w:rsidRPr="006D4727">
        <w:t xml:space="preserve"> </w:t>
      </w:r>
      <w:proofErr w:type="spellStart"/>
      <w:r>
        <w:t>приложения</w:t>
      </w:r>
      <w:proofErr w:type="spellEnd"/>
    </w:p>
    <w:p w14:paraId="6E820172" w14:textId="77777777" w:rsidR="008F5EA8" w:rsidRPr="00483E4A" w:rsidRDefault="008F5EA8">
      <w:pPr>
        <w:pStyle w:val="-732"/>
        <w:rPr>
          <w:lang w:val="ru-RU"/>
          <w:rPrChange w:id="275" w:author="anonymous" w:date="2026-06-18T17:17:00Z">
            <w:rPr/>
          </w:rPrChange>
        </w:rPr>
      </w:pPr>
      <w:r w:rsidRPr="001C0D39">
        <w:t xml:space="preserve">        </w:t>
      </w:r>
      <w:proofErr w:type="gramStart"/>
      <w:r w:rsidRPr="00C25DDB">
        <w:t>string</w:t>
      </w:r>
      <w:r w:rsidRPr="00483E4A">
        <w:rPr>
          <w:lang w:val="ru-RU"/>
          <w:rPrChange w:id="276" w:author="anonymous" w:date="2026-06-18T17:17:00Z">
            <w:rPr/>
          </w:rPrChange>
        </w:rPr>
        <w:t xml:space="preserve">  </w:t>
      </w:r>
      <w:r w:rsidRPr="00C25DDB">
        <w:t>pathname</w:t>
      </w:r>
      <w:proofErr w:type="gramEnd"/>
      <w:r w:rsidRPr="00483E4A">
        <w:rPr>
          <w:lang w:val="ru-RU"/>
          <w:rPrChange w:id="277" w:author="anonymous" w:date="2026-06-18T17:17:00Z">
            <w:rPr/>
          </w:rPrChange>
        </w:rPr>
        <w:t xml:space="preserve">           // путь к исполняемому файлу</w:t>
      </w:r>
    </w:p>
    <w:p w14:paraId="0C7E5EEA" w14:textId="77777777" w:rsidR="008F5EA8" w:rsidRPr="00D62C3E" w:rsidRDefault="008F5EA8">
      <w:pPr>
        <w:pStyle w:val="-732"/>
      </w:pPr>
      <w:r w:rsidRPr="00483E4A">
        <w:rPr>
          <w:lang w:val="ru-RU"/>
          <w:rPrChange w:id="278" w:author="anonymous" w:date="2026-06-18T17:17:00Z">
            <w:rPr/>
          </w:rPrChange>
        </w:rPr>
        <w:t xml:space="preserve">        </w:t>
      </w:r>
      <w:proofErr w:type="gramStart"/>
      <w:r w:rsidRPr="00D62C3E">
        <w:t xml:space="preserve">string  </w:t>
      </w:r>
      <w:proofErr w:type="spellStart"/>
      <w:r w:rsidRPr="00D62C3E">
        <w:t>reserved</w:t>
      </w:r>
      <w:proofErr w:type="gramEnd"/>
      <w:r w:rsidRPr="00D62C3E">
        <w:t>_str</w:t>
      </w:r>
      <w:proofErr w:type="spellEnd"/>
      <w:r w:rsidRPr="00D62C3E">
        <w:t xml:space="preserve">       // </w:t>
      </w:r>
      <w:proofErr w:type="spellStart"/>
      <w:r>
        <w:t>резерв</w:t>
      </w:r>
      <w:proofErr w:type="spellEnd"/>
    </w:p>
    <w:p w14:paraId="670BEB15" w14:textId="77777777" w:rsidR="008F5EA8" w:rsidRPr="00D62C3E" w:rsidRDefault="008F5EA8">
      <w:pPr>
        <w:pStyle w:val="-732"/>
      </w:pPr>
      <w:r w:rsidRPr="00D62C3E">
        <w:t xml:space="preserve">        guint32 </w:t>
      </w:r>
      <w:proofErr w:type="spellStart"/>
      <w:r w:rsidRPr="00D62C3E">
        <w:t>reserved_uint</w:t>
      </w:r>
      <w:proofErr w:type="spellEnd"/>
      <w:r w:rsidRPr="00D62C3E">
        <w:t xml:space="preserve">      // </w:t>
      </w:r>
      <w:proofErr w:type="spellStart"/>
      <w:r>
        <w:t>резерв</w:t>
      </w:r>
      <w:proofErr w:type="spellEnd"/>
    </w:p>
    <w:p w14:paraId="4F4667AF" w14:textId="494AB643" w:rsidR="008F5EA8" w:rsidRPr="00F12AA2" w:rsidRDefault="008F5EA8">
      <w:pPr>
        <w:pStyle w:val="-732"/>
        <w:rPr>
          <w:lang w:val="ru-RU"/>
        </w:rPr>
      </w:pPr>
      <w:r>
        <w:t>byte</w:t>
      </w:r>
      <w:r w:rsidRPr="00F12AA2">
        <w:rPr>
          <w:lang w:val="ru-RU"/>
        </w:rPr>
        <w:t>[</w:t>
      </w:r>
      <w:proofErr w:type="gramStart"/>
      <w:r>
        <w:t>k</w:t>
      </w:r>
      <w:r w:rsidRPr="00F12AA2">
        <w:rPr>
          <w:lang w:val="ru-RU"/>
        </w:rPr>
        <w:t xml:space="preserve">]  </w:t>
      </w:r>
      <w:r>
        <w:t>zero</w:t>
      </w:r>
      <w:proofErr w:type="gramEnd"/>
      <w:r w:rsidRPr="00F12AA2">
        <w:rPr>
          <w:lang w:val="ru-RU"/>
        </w:rPr>
        <w:t>_</w:t>
      </w:r>
      <w:r>
        <w:t>padding</w:t>
      </w:r>
      <w:r w:rsidRPr="00F12AA2">
        <w:rPr>
          <w:lang w:val="ru-RU"/>
        </w:rPr>
        <w:t xml:space="preserve">              // дополнение нулями до размера, кратного 16</w:t>
      </w:r>
    </w:p>
    <w:p w14:paraId="523EFC8F" w14:textId="77777777" w:rsidR="002A12FB" w:rsidRPr="00F12AA2" w:rsidRDefault="002A12FB">
      <w:pPr>
        <w:pStyle w:val="-732"/>
        <w:rPr>
          <w:lang w:val="ru-RU"/>
        </w:rPr>
      </w:pPr>
    </w:p>
    <w:p w14:paraId="5B04835B" w14:textId="77777777" w:rsidR="008F5EA8" w:rsidRDefault="008F5EA8" w:rsidP="008F5EA8">
      <w:pPr>
        <w:spacing w:after="120"/>
        <w:ind w:firstLine="720"/>
      </w:pPr>
      <w:r w:rsidRPr="0071166D">
        <w:lastRenderedPageBreak/>
        <w:t>Первые 16 байт расшифрованного блока (</w:t>
      </w:r>
      <w:proofErr w:type="spellStart"/>
      <w:r w:rsidRPr="0071166D">
        <w:t>verification_hash</w:t>
      </w:r>
      <w:proofErr w:type="spellEnd"/>
      <w:r w:rsidRPr="0071166D">
        <w:t>) представляют собой MD5-хеш всего последующего содержимого расшифрованного блока. Этот механизм решает две задачи одновременно</w:t>
      </w:r>
      <w:r>
        <w:rPr>
          <w:rFonts w:eastAsia="Times New Roman" w:cs="Times New Roman"/>
          <w:szCs w:val="28"/>
        </w:rPr>
        <w:t>:</w:t>
      </w:r>
    </w:p>
    <w:p w14:paraId="573031A5" w14:textId="2454DA7D" w:rsidR="008F5EA8" w:rsidRPr="00C25DDB" w:rsidRDefault="00D1180E" w:rsidP="008441A1">
      <w:pPr>
        <w:pStyle w:val="732-"/>
        <w:tabs>
          <w:tab w:val="left" w:pos="851"/>
        </w:tabs>
        <w:ind w:left="0" w:firstLine="567"/>
        <w:rPr>
          <w:rFonts w:eastAsia="Times New Roman"/>
        </w:rPr>
      </w:pPr>
      <w:r>
        <w:rPr>
          <w:rFonts w:eastAsia="Times New Roman"/>
        </w:rPr>
        <w:t>в</w:t>
      </w:r>
      <w:r w:rsidR="008F5EA8" w:rsidRPr="009F2E0C">
        <w:rPr>
          <w:rFonts w:eastAsia="Times New Roman"/>
        </w:rPr>
        <w:t>ерификация правильности мастер-пароля. После расшифровки данных полученным ключом проверяется равенство MD5(</w:t>
      </w:r>
      <w:proofErr w:type="spellStart"/>
      <w:proofErr w:type="gramStart"/>
      <w:r w:rsidR="008F5EA8" w:rsidRPr="009F2E0C">
        <w:rPr>
          <w:rFonts w:eastAsia="Times New Roman"/>
        </w:rPr>
        <w:t>plaintext</w:t>
      </w:r>
      <w:proofErr w:type="spellEnd"/>
      <w:r w:rsidR="008F5EA8" w:rsidRPr="009F2E0C">
        <w:rPr>
          <w:rFonts w:eastAsia="Times New Roman"/>
        </w:rPr>
        <w:t>[</w:t>
      </w:r>
      <w:proofErr w:type="gramEnd"/>
      <w:r w:rsidR="008F5EA8" w:rsidRPr="009F2E0C">
        <w:rPr>
          <w:rFonts w:eastAsia="Times New Roman"/>
        </w:rPr>
        <w:t xml:space="preserve">16:]) </w:t>
      </w:r>
      <w:r w:rsidR="009F2E0C">
        <w:rPr>
          <w:rFonts w:eastAsia="Times New Roman"/>
        </w:rPr>
        <w:t>и</w:t>
      </w:r>
      <w:r w:rsidR="008F5EA8" w:rsidRPr="009F2E0C">
        <w:rPr>
          <w:rFonts w:eastAsia="Times New Roman"/>
        </w:rPr>
        <w:t xml:space="preserve"> </w:t>
      </w:r>
      <w:proofErr w:type="spellStart"/>
      <w:r w:rsidR="008F5EA8" w:rsidRPr="009F2E0C">
        <w:rPr>
          <w:rFonts w:eastAsia="Times New Roman"/>
        </w:rPr>
        <w:t>plaintext</w:t>
      </w:r>
      <w:proofErr w:type="spellEnd"/>
      <w:r w:rsidR="008F5EA8" w:rsidRPr="009F2E0C">
        <w:rPr>
          <w:rFonts w:eastAsia="Times New Roman"/>
        </w:rPr>
        <w:t>[:16]. Расхождение свидетельствует о том, что пароль введён неверно, что позволяет демону выдать пользователю осмысленное сообщение об ошибке вместо мусора</w:t>
      </w:r>
      <w:r w:rsidR="005746AD" w:rsidRPr="00E9009B">
        <w:rPr>
          <w:rFonts w:eastAsia="Times New Roman"/>
        </w:rPr>
        <w:t>;</w:t>
      </w:r>
    </w:p>
    <w:p w14:paraId="6EED5CE2" w14:textId="332A6D92" w:rsidR="008F5EA8" w:rsidRPr="00C84208" w:rsidRDefault="00D1180E" w:rsidP="008441A1">
      <w:pPr>
        <w:pStyle w:val="732-"/>
        <w:tabs>
          <w:tab w:val="left" w:pos="851"/>
        </w:tabs>
        <w:ind w:left="0" w:firstLine="567"/>
        <w:rPr>
          <w:rFonts w:eastAsia="Times New Roman"/>
        </w:rPr>
      </w:pPr>
      <w:r w:rsidRPr="00C84208">
        <w:rPr>
          <w:rFonts w:eastAsia="Times New Roman"/>
        </w:rPr>
        <w:t>к</w:t>
      </w:r>
      <w:r w:rsidR="008F5EA8" w:rsidRPr="00C84208">
        <w:rPr>
          <w:rFonts w:eastAsia="Times New Roman"/>
        </w:rPr>
        <w:t xml:space="preserve">онтроль целостности данных. </w:t>
      </w:r>
      <w:ins w:id="279" w:author="Михаил Назаров" w:date="2026-06-15T23:29:00Z">
        <w:r w:rsidR="008441A1">
          <w:t xml:space="preserve">Случайное повреждение зашифрованного блока (например, из-за сбоя при записи на диск, обрыва питания во время сохранения файла или ошибки файловой системы) с очень высокой вероятностью приведёт к расхождению </w:t>
        </w:r>
        <w:proofErr w:type="spellStart"/>
        <w:r w:rsidR="008441A1">
          <w:t>хеша</w:t>
        </w:r>
        <w:proofErr w:type="spellEnd"/>
        <w:r w:rsidR="008441A1">
          <w:t>, что предотвратит работу с повреждёнными данными.</w:t>
        </w:r>
      </w:ins>
      <w:del w:id="280" w:author="Михаил Назаров" w:date="2026-06-15T23:29:00Z">
        <w:r w:rsidR="008F5EA8" w:rsidRPr="00C84208" w:rsidDel="008441A1">
          <w:rPr>
            <w:rFonts w:eastAsia="Times New Roman"/>
          </w:rPr>
          <w:delText xml:space="preserve">Любое </w:delText>
        </w:r>
        <w:commentRangeStart w:id="281"/>
        <w:r w:rsidR="008F5EA8" w:rsidRPr="00C84208" w:rsidDel="008441A1">
          <w:rPr>
            <w:rFonts w:eastAsia="Times New Roman"/>
          </w:rPr>
          <w:delText xml:space="preserve">случайное </w:delText>
        </w:r>
        <w:commentRangeEnd w:id="281"/>
        <w:r w:rsidR="00CA6560" w:rsidRPr="00C25DDB" w:rsidDel="008441A1">
          <w:rPr>
            <w:rFonts w:eastAsia="Times New Roman"/>
          </w:rPr>
          <w:commentReference w:id="281"/>
        </w:r>
        <w:r w:rsidR="008F5EA8" w:rsidRPr="00C84208" w:rsidDel="008441A1">
          <w:rPr>
            <w:rFonts w:eastAsia="Times New Roman"/>
          </w:rPr>
          <w:delText>повреждение зашифрованного блока с очень высокой вероятностью приведёт к расхождению хеша, что предотвратит работу с повреждёнными данными.</w:delText>
        </w:r>
      </w:del>
    </w:p>
    <w:p w14:paraId="2311310E" w14:textId="15E8695C" w:rsidR="008F5EA8" w:rsidRDefault="008F5EA8" w:rsidP="00E9009B">
      <w:r>
        <w:rPr>
          <w:rFonts w:eastAsia="Times New Roman"/>
        </w:rPr>
        <w:t xml:space="preserve">Следует, однако, подчеркнуть, что использование MD5 для верификации в современных условиях является </w:t>
      </w:r>
      <w:proofErr w:type="spellStart"/>
      <w:r>
        <w:rPr>
          <w:rFonts w:eastAsia="Times New Roman"/>
        </w:rPr>
        <w:t>криптографически</w:t>
      </w:r>
      <w:proofErr w:type="spellEnd"/>
      <w:r>
        <w:rPr>
          <w:rFonts w:eastAsia="Times New Roman"/>
        </w:rPr>
        <w:t xml:space="preserve"> неудовлетворительным выбором. Хотя для целей проверки целостности от случайных повреждений MD5 пригоден, для целей аутентификации он недостаточен: атакующий, подменивший зашифрованный блок, может вычислить новый MD5 от своего открытого текста, и верификация это не обнаружит. Более правильным решением было бы применение AEAD-режима шифрования (например, AES-GCM) либо явного HMAC. Подробнее эта проблема рассматривается в подразделе </w:t>
      </w:r>
      <w:r w:rsidR="00AE64A1">
        <w:rPr>
          <w:rFonts w:eastAsia="Times New Roman"/>
        </w:rPr>
        <w:t>1</w:t>
      </w:r>
      <w:r w:rsidRPr="00AE64A1">
        <w:rPr>
          <w:rFonts w:eastAsia="Times New Roman"/>
        </w:rPr>
        <w:t>.3.4</w:t>
      </w:r>
      <w:r>
        <w:rPr>
          <w:rFonts w:eastAsia="Times New Roman"/>
        </w:rPr>
        <w:t>.</w:t>
      </w:r>
    </w:p>
    <w:p w14:paraId="6593AFBD" w14:textId="72D68FE3" w:rsidR="008F5EA8" w:rsidRDefault="008F5EA8" w:rsidP="0071166D">
      <w:r>
        <w:rPr>
          <w:rFonts w:eastAsia="Times New Roman"/>
        </w:rPr>
        <w:t xml:space="preserve">Дополнительное замечание касается </w:t>
      </w:r>
      <w:proofErr w:type="spellStart"/>
      <w:r>
        <w:rPr>
          <w:rFonts w:eastAsia="Times New Roman"/>
        </w:rPr>
        <w:t>padding</w:t>
      </w:r>
      <w:proofErr w:type="spellEnd"/>
      <w:r>
        <w:rPr>
          <w:rFonts w:eastAsia="Times New Roman"/>
        </w:rPr>
        <w:t xml:space="preserve">. В описании формата заявлено, что в конец открытого текста добавляется заполнение нулями до длины, кратной 16. Это означает, что </w:t>
      </w:r>
      <w:proofErr w:type="spellStart"/>
      <w:r>
        <w:rPr>
          <w:rFonts w:eastAsia="Times New Roman"/>
        </w:rPr>
        <w:t>padding</w:t>
      </w:r>
      <w:proofErr w:type="spellEnd"/>
      <w:r>
        <w:rPr>
          <w:rFonts w:eastAsia="Times New Roman"/>
        </w:rPr>
        <w:t xml:space="preserve"> не следует ни одной из стандартных схем (PKCS#7, ANSI X.923, ISO 10126) </w:t>
      </w:r>
      <w:r w:rsidR="0024630A">
        <w:rPr>
          <w:rFonts w:eastAsia="Times New Roman"/>
        </w:rPr>
        <w:t>–</w:t>
      </w:r>
      <w:r>
        <w:rPr>
          <w:rFonts w:eastAsia="Times New Roman"/>
        </w:rPr>
        <w:t xml:space="preserve"> он просто дополняет блок до границы 16 байт нулевыми байтами. На практике это работает только потому, что верхняя граница содержательной части однозначно определяется счётчиком </w:t>
      </w:r>
      <w:proofErr w:type="spellStart"/>
      <w:r>
        <w:rPr>
          <w:rFonts w:eastAsia="Times New Roman"/>
        </w:rPr>
        <w:t>num_items</w:t>
      </w:r>
      <w:proofErr w:type="spellEnd"/>
      <w:r>
        <w:rPr>
          <w:rFonts w:eastAsia="Times New Roman"/>
        </w:rPr>
        <w:t xml:space="preserve"> и </w:t>
      </w:r>
      <w:r>
        <w:rPr>
          <w:rFonts w:eastAsia="Times New Roman"/>
        </w:rPr>
        <w:lastRenderedPageBreak/>
        <w:t xml:space="preserve">длинами строк, прочитанными в процессе разбора; никакого размерного префикса для отделения данных от </w:t>
      </w:r>
      <w:proofErr w:type="spellStart"/>
      <w:r>
        <w:rPr>
          <w:rFonts w:eastAsia="Times New Roman"/>
        </w:rPr>
        <w:t>padding</w:t>
      </w:r>
      <w:proofErr w:type="spellEnd"/>
      <w:r>
        <w:rPr>
          <w:rFonts w:eastAsia="Times New Roman"/>
        </w:rPr>
        <w:t xml:space="preserve"> не требуется.</w:t>
      </w:r>
    </w:p>
    <w:p w14:paraId="6DC9D4B4" w14:textId="1D41A97C" w:rsidR="008F5EA8" w:rsidRDefault="008F5EA8" w:rsidP="00B549D6">
      <w:pPr>
        <w:pStyle w:val="3"/>
        <w:pPrChange w:id="282" w:author="anonymous" w:date="2026-06-18T17:27:00Z">
          <w:pPr>
            <w:pStyle w:val="3"/>
          </w:pPr>
        </w:pPrChange>
      </w:pPr>
      <w:bookmarkStart w:id="283" w:name="_Toc232584304"/>
      <w:r>
        <w:t xml:space="preserve">Особенности </w:t>
      </w:r>
      <w:proofErr w:type="spellStart"/>
      <w:r w:rsidRPr="008441A1">
        <w:t>парсинга</w:t>
      </w:r>
      <w:proofErr w:type="spellEnd"/>
      <w:r>
        <w:t>, выявленные при практической реализации</w:t>
      </w:r>
      <w:bookmarkEnd w:id="283"/>
    </w:p>
    <w:p w14:paraId="72F1DE92" w14:textId="3A73A3BE" w:rsidR="008F5EA8" w:rsidRPr="00CD037D" w:rsidRDefault="008F5EA8" w:rsidP="008F5EA8">
      <w:pPr>
        <w:spacing w:after="120"/>
        <w:ind w:firstLine="720"/>
      </w:pPr>
      <w:r w:rsidRPr="00E9009B">
        <w:t>В ходе реализации парсера (модуль keyring_parser.py) был выявлен ряд нетривиальных особенностей формата, которые не отражены в кратком описании, представленном в gkr-keyring-format.txt, и проявляются только при работе с реальными файлами</w:t>
      </w:r>
      <w:r w:rsidR="00CD037D" w:rsidRPr="00CD037D">
        <w:rPr>
          <w:rFonts w:eastAsia="Times New Roman" w:cs="Times New Roman"/>
          <w:szCs w:val="28"/>
        </w:rPr>
        <w:t>:</w:t>
      </w:r>
    </w:p>
    <w:p w14:paraId="1D4701D1" w14:textId="6F86DCF8" w:rsidR="0071166D" w:rsidRPr="00CD037D" w:rsidRDefault="00CD037D" w:rsidP="008441A1">
      <w:pPr>
        <w:pStyle w:val="732-"/>
        <w:tabs>
          <w:tab w:val="left" w:pos="851"/>
        </w:tabs>
        <w:ind w:left="0" w:firstLine="567"/>
        <w:rPr>
          <w:rFonts w:eastAsia="Times New Roman"/>
        </w:rPr>
      </w:pPr>
      <w:r>
        <w:rPr>
          <w:rFonts w:eastAsia="Times New Roman"/>
        </w:rPr>
        <w:t>о</w:t>
      </w:r>
      <w:r w:rsidR="008F5EA8" w:rsidRPr="00E9009B">
        <w:rPr>
          <w:rFonts w:eastAsia="Times New Roman"/>
        </w:rPr>
        <w:t xml:space="preserve">тсутствие маркера конца </w:t>
      </w:r>
      <w:proofErr w:type="spellStart"/>
      <w:r w:rsidR="008F5EA8" w:rsidRPr="00E9009B">
        <w:rPr>
          <w:rFonts w:eastAsia="Times New Roman"/>
        </w:rPr>
        <w:t>hashed</w:t>
      </w:r>
      <w:proofErr w:type="spellEnd"/>
      <w:r w:rsidR="008F5EA8" w:rsidRPr="00E9009B">
        <w:rPr>
          <w:rFonts w:eastAsia="Times New Roman"/>
        </w:rPr>
        <w:t xml:space="preserve"> </w:t>
      </w:r>
      <w:proofErr w:type="spellStart"/>
      <w:r w:rsidR="008F5EA8" w:rsidRPr="00E9009B">
        <w:rPr>
          <w:rFonts w:eastAsia="Times New Roman"/>
        </w:rPr>
        <w:t>items</w:t>
      </w:r>
      <w:proofErr w:type="spellEnd"/>
      <w:r w:rsidR="008F5EA8" w:rsidRPr="00CD037D">
        <w:rPr>
          <w:rFonts w:eastAsia="Times New Roman"/>
        </w:rPr>
        <w:t xml:space="preserve">. </w:t>
      </w:r>
      <w:r w:rsidR="008F5EA8">
        <w:rPr>
          <w:rFonts w:eastAsia="Times New Roman"/>
        </w:rPr>
        <w:t xml:space="preserve">Граница между секцией </w:t>
      </w:r>
      <w:proofErr w:type="spellStart"/>
      <w:r w:rsidR="008F5EA8">
        <w:rPr>
          <w:rFonts w:eastAsia="Times New Roman"/>
        </w:rPr>
        <w:t>хешей</w:t>
      </w:r>
      <w:proofErr w:type="spellEnd"/>
      <w:r w:rsidR="008F5EA8">
        <w:rPr>
          <w:rFonts w:eastAsia="Times New Roman"/>
        </w:rPr>
        <w:t xml:space="preserve"> атрибутов и зашифрованным блоком определяется исключительно последовательным разбором: после чтения </w:t>
      </w:r>
      <w:proofErr w:type="spellStart"/>
      <w:r w:rsidR="008F5EA8">
        <w:rPr>
          <w:rFonts w:eastAsia="Times New Roman"/>
        </w:rPr>
        <w:t>num_items</w:t>
      </w:r>
      <w:proofErr w:type="spellEnd"/>
      <w:r w:rsidR="008F5EA8">
        <w:rPr>
          <w:rFonts w:eastAsia="Times New Roman"/>
        </w:rPr>
        <w:t xml:space="preserve"> и всех атрибутов очередная позиция в файле гарантированно соответствует полю </w:t>
      </w:r>
      <w:proofErr w:type="spellStart"/>
      <w:r w:rsidR="008F5EA8">
        <w:rPr>
          <w:rFonts w:eastAsia="Times New Roman"/>
        </w:rPr>
        <w:t>encrypted_size</w:t>
      </w:r>
      <w:proofErr w:type="spellEnd"/>
      <w:r w:rsidR="007464CD" w:rsidRPr="007464CD">
        <w:rPr>
          <w:rFonts w:eastAsia="Times New Roman"/>
        </w:rPr>
        <w:t>;</w:t>
      </w:r>
      <w:r w:rsidR="008F5EA8">
        <w:rPr>
          <w:rFonts w:eastAsia="Times New Roman"/>
        </w:rPr>
        <w:t xml:space="preserve"> </w:t>
      </w:r>
    </w:p>
    <w:p w14:paraId="61663D56" w14:textId="6AEC4FF2" w:rsidR="0071166D" w:rsidRPr="0071166D" w:rsidRDefault="00CD037D" w:rsidP="008441A1">
      <w:pPr>
        <w:pStyle w:val="732-"/>
        <w:tabs>
          <w:tab w:val="left" w:pos="851"/>
        </w:tabs>
        <w:ind w:left="0" w:firstLine="567"/>
        <w:rPr>
          <w:rFonts w:eastAsia="Times New Roman"/>
        </w:rPr>
      </w:pPr>
      <w:r>
        <w:rPr>
          <w:rFonts w:eastAsia="Times New Roman"/>
        </w:rPr>
        <w:t>о</w:t>
      </w:r>
      <w:r w:rsidR="008F5EA8" w:rsidRPr="00CD037D">
        <w:rPr>
          <w:rFonts w:eastAsia="Times New Roman"/>
        </w:rPr>
        <w:t xml:space="preserve">шибка в подсчёте байт в секции </w:t>
      </w:r>
      <w:proofErr w:type="spellStart"/>
      <w:r w:rsidR="008F5EA8" w:rsidRPr="00CD037D">
        <w:rPr>
          <w:rFonts w:eastAsia="Times New Roman"/>
        </w:rPr>
        <w:t>hashed</w:t>
      </w:r>
      <w:proofErr w:type="spellEnd"/>
      <w:r w:rsidR="008F5EA8" w:rsidRPr="00CD037D">
        <w:rPr>
          <w:rFonts w:eastAsia="Times New Roman"/>
        </w:rPr>
        <w:t xml:space="preserve"> </w:t>
      </w:r>
      <w:proofErr w:type="spellStart"/>
      <w:r w:rsidR="008F5EA8" w:rsidRPr="00CD037D">
        <w:rPr>
          <w:rFonts w:eastAsia="Times New Roman"/>
        </w:rPr>
        <w:t>items</w:t>
      </w:r>
      <w:proofErr w:type="spellEnd"/>
      <w:r w:rsidR="008F5EA8" w:rsidRPr="00CD037D">
        <w:rPr>
          <w:rFonts w:eastAsia="Times New Roman"/>
        </w:rPr>
        <w:t xml:space="preserve"> немедленно приводит к интерпретации произвольных байт данных как длины зашифрованного блока. Именно эта ошибка, по результатам анализа исходного кода, содержится в стандартном экстракторе keyring2john.py из дистрибутива </w:t>
      </w:r>
      <w:proofErr w:type="spellStart"/>
      <w:r w:rsidR="008F5EA8" w:rsidRPr="00CD037D">
        <w:rPr>
          <w:rFonts w:eastAsia="Times New Roman"/>
        </w:rPr>
        <w:t>John</w:t>
      </w:r>
      <w:proofErr w:type="spellEnd"/>
      <w:r w:rsidR="008F5EA8" w:rsidRPr="00CD037D">
        <w:rPr>
          <w:rFonts w:eastAsia="Times New Roman"/>
        </w:rPr>
        <w:t xml:space="preserve"> </w:t>
      </w:r>
      <w:proofErr w:type="spellStart"/>
      <w:r w:rsidR="008F5EA8" w:rsidRPr="00CD037D">
        <w:rPr>
          <w:rFonts w:eastAsia="Times New Roman"/>
        </w:rPr>
        <w:t>the</w:t>
      </w:r>
      <w:proofErr w:type="spellEnd"/>
      <w:r w:rsidR="008F5EA8" w:rsidRPr="00CD037D">
        <w:rPr>
          <w:rFonts w:eastAsia="Times New Roman"/>
        </w:rPr>
        <w:t xml:space="preserve"> </w:t>
      </w:r>
      <w:proofErr w:type="spellStart"/>
      <w:r w:rsidR="008F5EA8" w:rsidRPr="00CD037D">
        <w:rPr>
          <w:rFonts w:eastAsia="Times New Roman"/>
        </w:rPr>
        <w:t>Ripper</w:t>
      </w:r>
      <w:proofErr w:type="spellEnd"/>
      <w:r w:rsidR="008F5EA8" w:rsidRPr="00CD037D">
        <w:rPr>
          <w:rFonts w:eastAsia="Times New Roman"/>
        </w:rPr>
        <w:t xml:space="preserve"> </w:t>
      </w:r>
      <w:proofErr w:type="spellStart"/>
      <w:r w:rsidR="008F5EA8" w:rsidRPr="00CD037D">
        <w:rPr>
          <w:rFonts w:eastAsia="Times New Roman"/>
        </w:rPr>
        <w:t>Jumbo</w:t>
      </w:r>
      <w:proofErr w:type="spellEnd"/>
      <w:r w:rsidR="007464CD" w:rsidRPr="007464CD">
        <w:rPr>
          <w:rFonts w:eastAsia="Times New Roman"/>
        </w:rPr>
        <w:t>;</w:t>
      </w:r>
    </w:p>
    <w:p w14:paraId="64906D49" w14:textId="77777777" w:rsidR="0071166D" w:rsidRDefault="008F5EA8" w:rsidP="008441A1">
      <w:pPr>
        <w:pStyle w:val="732-"/>
        <w:tabs>
          <w:tab w:val="left" w:pos="851"/>
        </w:tabs>
        <w:ind w:left="0" w:firstLine="567"/>
        <w:rPr>
          <w:rFonts w:eastAsia="Times New Roman"/>
        </w:rPr>
      </w:pPr>
      <w:r w:rsidRPr="00E9009B">
        <w:rPr>
          <w:rFonts w:eastAsia="Times New Roman"/>
        </w:rPr>
        <w:t>NULL-строки</w:t>
      </w:r>
      <w:r w:rsidRPr="00D1180E">
        <w:rPr>
          <w:rFonts w:eastAsia="Times New Roman"/>
        </w:rPr>
        <w:t xml:space="preserve">. </w:t>
      </w:r>
      <w:r>
        <w:rPr>
          <w:rFonts w:eastAsia="Times New Roman"/>
        </w:rPr>
        <w:t xml:space="preserve">Значение длины 0xFFFFFFFF (UINT32_MAX) интерпретируется не как очень длинная строка, а как NULL-значение. Парсер должен явно обрабатывать этот случай, не пытаясь читать 4 ГБ данных. На практике NULL-строки встречаются в полях </w:t>
      </w:r>
      <w:proofErr w:type="spellStart"/>
      <w:r>
        <w:rPr>
          <w:rFonts w:eastAsia="Times New Roman"/>
        </w:rPr>
        <w:t>reserved_str</w:t>
      </w:r>
      <w:proofErr w:type="spellEnd"/>
      <w:r>
        <w:rPr>
          <w:rFonts w:eastAsia="Times New Roman"/>
        </w:rPr>
        <w:t xml:space="preserve">, которые не используются современными версиями </w:t>
      </w:r>
      <w:proofErr w:type="spellStart"/>
      <w:r>
        <w:rPr>
          <w:rFonts w:eastAsia="Times New Roman"/>
        </w:rPr>
        <w:t>gnome-keyring</w:t>
      </w:r>
      <w:proofErr w:type="spellEnd"/>
      <w:r>
        <w:rPr>
          <w:rFonts w:eastAsia="Times New Roman"/>
        </w:rPr>
        <w:t>, но сохраняются ради совместимости.</w:t>
      </w:r>
    </w:p>
    <w:p w14:paraId="602D8562" w14:textId="3832946D" w:rsidR="008F5EA8" w:rsidRPr="007464CD" w:rsidRDefault="008F5EA8" w:rsidP="008441A1">
      <w:pPr>
        <w:pStyle w:val="732-"/>
        <w:tabs>
          <w:tab w:val="left" w:pos="851"/>
        </w:tabs>
        <w:ind w:left="0" w:firstLine="567"/>
        <w:rPr>
          <w:rFonts w:eastAsia="Times New Roman"/>
        </w:rPr>
      </w:pPr>
      <w:r w:rsidRPr="007464CD">
        <w:rPr>
          <w:rFonts w:eastAsia="Times New Roman"/>
        </w:rPr>
        <w:t xml:space="preserve">Размер зашифрованного блока. На реальных файлах </w:t>
      </w:r>
      <w:proofErr w:type="spellStart"/>
      <w:proofErr w:type="gramStart"/>
      <w:r w:rsidRPr="007464CD">
        <w:rPr>
          <w:rFonts w:eastAsia="Times New Roman"/>
        </w:rPr>
        <w:t>login.keyring</w:t>
      </w:r>
      <w:proofErr w:type="spellEnd"/>
      <w:proofErr w:type="gramEnd"/>
      <w:r w:rsidRPr="007464CD">
        <w:rPr>
          <w:rFonts w:eastAsia="Times New Roman"/>
        </w:rPr>
        <w:t xml:space="preserve"> пользователей размер </w:t>
      </w:r>
      <w:proofErr w:type="spellStart"/>
      <w:r w:rsidRPr="007464CD">
        <w:rPr>
          <w:rFonts w:eastAsia="Times New Roman"/>
        </w:rPr>
        <w:t>encrypted_blob</w:t>
      </w:r>
      <w:proofErr w:type="spellEnd"/>
      <w:r w:rsidRPr="007464CD">
        <w:rPr>
          <w:rFonts w:eastAsia="Times New Roman"/>
        </w:rPr>
        <w:t xml:space="preserve"> достигает нескольких килобайт (в проведённых тестах </w:t>
      </w:r>
      <w:r w:rsidR="0024630A">
        <w:rPr>
          <w:rFonts w:eastAsia="Times New Roman"/>
        </w:rPr>
        <w:t>–</w:t>
      </w:r>
      <w:r w:rsidRPr="007464CD">
        <w:rPr>
          <w:rFonts w:eastAsia="Times New Roman"/>
        </w:rPr>
        <w:t xml:space="preserve"> 2448 байт). Этот факт стал источником второй проблемы со стандартным </w:t>
      </w:r>
      <w:proofErr w:type="spellStart"/>
      <w:r w:rsidRPr="007464CD">
        <w:rPr>
          <w:rFonts w:eastAsia="Times New Roman"/>
        </w:rPr>
        <w:t>John</w:t>
      </w:r>
      <w:proofErr w:type="spellEnd"/>
      <w:r w:rsidRPr="007464CD">
        <w:rPr>
          <w:rFonts w:eastAsia="Times New Roman"/>
        </w:rPr>
        <w:t xml:space="preserve"> </w:t>
      </w:r>
      <w:proofErr w:type="spellStart"/>
      <w:r w:rsidRPr="007464CD">
        <w:rPr>
          <w:rFonts w:eastAsia="Times New Roman"/>
        </w:rPr>
        <w:t>the</w:t>
      </w:r>
      <w:proofErr w:type="spellEnd"/>
      <w:r w:rsidRPr="007464CD">
        <w:rPr>
          <w:rFonts w:eastAsia="Times New Roman"/>
        </w:rPr>
        <w:t xml:space="preserve"> </w:t>
      </w:r>
      <w:proofErr w:type="spellStart"/>
      <w:r w:rsidRPr="007464CD">
        <w:rPr>
          <w:rFonts w:eastAsia="Times New Roman"/>
        </w:rPr>
        <w:t>Ripper</w:t>
      </w:r>
      <w:proofErr w:type="spellEnd"/>
      <w:r w:rsidRPr="007464CD">
        <w:rPr>
          <w:rFonts w:eastAsia="Times New Roman"/>
        </w:rPr>
        <w:t xml:space="preserve">: константа LINE_BUFFER_SIZE в его исходном коде установлена в значение, недостаточное для размещения </w:t>
      </w:r>
      <w:proofErr w:type="spellStart"/>
      <w:r w:rsidRPr="007464CD">
        <w:rPr>
          <w:rFonts w:eastAsia="Times New Roman"/>
        </w:rPr>
        <w:t>hex</w:t>
      </w:r>
      <w:proofErr w:type="spellEnd"/>
      <w:r w:rsidRPr="007464CD">
        <w:rPr>
          <w:rFonts w:eastAsia="Times New Roman"/>
        </w:rPr>
        <w:t xml:space="preserve">-представления такого блока (4896 символов), что приводит к молчаливому отклонению строки </w:t>
      </w:r>
      <w:proofErr w:type="spellStart"/>
      <w:r w:rsidRPr="007464CD">
        <w:rPr>
          <w:rFonts w:eastAsia="Times New Roman"/>
        </w:rPr>
        <w:t>хеша</w:t>
      </w:r>
      <w:proofErr w:type="spellEnd"/>
      <w:r w:rsidRPr="007464CD">
        <w:rPr>
          <w:rFonts w:eastAsia="Times New Roman"/>
        </w:rPr>
        <w:t xml:space="preserve"> при загрузке. Решением является </w:t>
      </w:r>
      <w:proofErr w:type="spellStart"/>
      <w:r w:rsidRPr="007464CD">
        <w:rPr>
          <w:rFonts w:eastAsia="Times New Roman"/>
        </w:rPr>
        <w:t>пересборка</w:t>
      </w:r>
      <w:proofErr w:type="spellEnd"/>
      <w:r w:rsidRPr="007464CD">
        <w:rPr>
          <w:rFonts w:eastAsia="Times New Roman"/>
        </w:rPr>
        <w:t xml:space="preserve"> </w:t>
      </w:r>
      <w:proofErr w:type="spellStart"/>
      <w:r w:rsidRPr="007464CD">
        <w:rPr>
          <w:rFonts w:eastAsia="Times New Roman"/>
        </w:rPr>
        <w:t>john</w:t>
      </w:r>
      <w:proofErr w:type="spellEnd"/>
      <w:r w:rsidRPr="007464CD">
        <w:rPr>
          <w:rFonts w:eastAsia="Times New Roman"/>
        </w:rPr>
        <w:t xml:space="preserve"> с увеличением LINE_BUFFER_SIZE.</w:t>
      </w:r>
    </w:p>
    <w:p w14:paraId="4D62EF1F" w14:textId="46F1C9E7" w:rsidR="008F5EA8" w:rsidRPr="007464CD" w:rsidRDefault="008F5EA8" w:rsidP="008441A1">
      <w:pPr>
        <w:pStyle w:val="732-"/>
        <w:tabs>
          <w:tab w:val="left" w:pos="851"/>
        </w:tabs>
        <w:ind w:left="0" w:firstLine="567"/>
        <w:rPr>
          <w:rFonts w:eastAsia="Times New Roman"/>
        </w:rPr>
      </w:pPr>
      <w:r w:rsidRPr="007464CD">
        <w:rPr>
          <w:rFonts w:eastAsia="Times New Roman"/>
        </w:rPr>
        <w:lastRenderedPageBreak/>
        <w:t xml:space="preserve">Кодировка UTF-8 имён и значений. Все строки в формате хранятся в кодировке UTF-8, что позволяет использовать произвольные символы </w:t>
      </w:r>
      <w:proofErr w:type="spellStart"/>
      <w:r w:rsidRPr="007464CD">
        <w:rPr>
          <w:rFonts w:eastAsia="Times New Roman"/>
        </w:rPr>
        <w:t>Unicode</w:t>
      </w:r>
      <w:proofErr w:type="spellEnd"/>
      <w:r w:rsidRPr="007464CD">
        <w:rPr>
          <w:rFonts w:eastAsia="Times New Roman"/>
        </w:rPr>
        <w:t xml:space="preserve">, включая эмодзи, в именах и значениях паролей. Соответственно мастер-пароль перед подачей на KDF также кодируется в UTF-8: </w:t>
      </w:r>
      <w:proofErr w:type="spellStart"/>
      <w:proofErr w:type="gramStart"/>
      <w:r w:rsidRPr="007464CD">
        <w:rPr>
          <w:rFonts w:eastAsia="Times New Roman"/>
        </w:rPr>
        <w:t>password.encode</w:t>
      </w:r>
      <w:proofErr w:type="spellEnd"/>
      <w:proofErr w:type="gramEnd"/>
      <w:r w:rsidRPr="007464CD">
        <w:rPr>
          <w:rFonts w:eastAsia="Times New Roman"/>
        </w:rPr>
        <w:t>(</w:t>
      </w:r>
      <w:r w:rsidR="00104D6E" w:rsidRPr="00104D6E">
        <w:rPr>
          <w:rFonts w:eastAsia="Times New Roman"/>
        </w:rPr>
        <w:t>“</w:t>
      </w:r>
      <w:r w:rsidRPr="007464CD">
        <w:rPr>
          <w:rFonts w:eastAsia="Times New Roman"/>
        </w:rPr>
        <w:t>utf-8</w:t>
      </w:r>
      <w:r w:rsidR="00104D6E" w:rsidRPr="00104D6E">
        <w:rPr>
          <w:rFonts w:eastAsia="Times New Roman"/>
        </w:rPr>
        <w:t>”</w:t>
      </w:r>
      <w:r w:rsidRPr="007464CD">
        <w:rPr>
          <w:rFonts w:eastAsia="Times New Roman"/>
        </w:rPr>
        <w:t>). Эта деталь существенна для корректной работы парольных атак при использовании словарей, содержащих не-ASCII символы.</w:t>
      </w:r>
    </w:p>
    <w:p w14:paraId="677C4F07" w14:textId="1B68052D" w:rsidR="008F5EA8" w:rsidRDefault="008F5EA8" w:rsidP="00671550">
      <w:pPr>
        <w:rPr>
          <w:rFonts w:eastAsia="Times New Roman"/>
        </w:rPr>
      </w:pPr>
      <w:r>
        <w:rPr>
          <w:rFonts w:eastAsia="Times New Roman"/>
        </w:rPr>
        <w:t xml:space="preserve">На основе изложенной спецификации в практической части работы был реализован </w:t>
      </w:r>
      <w:r w:rsidRPr="008441A1">
        <w:rPr>
          <w:rFonts w:eastAsia="Times New Roman"/>
        </w:rPr>
        <w:t>парсер</w:t>
      </w:r>
      <w:r>
        <w:rPr>
          <w:rFonts w:eastAsia="Times New Roman"/>
        </w:rPr>
        <w:t xml:space="preserve">, корректно обрабатывающий все указанные особенности, что подтверждено экспериментально на тестовых файлах </w:t>
      </w:r>
      <w:proofErr w:type="spellStart"/>
      <w:proofErr w:type="gramStart"/>
      <w:r>
        <w:rPr>
          <w:rFonts w:eastAsia="Times New Roman"/>
        </w:rPr>
        <w:t>login.keyring</w:t>
      </w:r>
      <w:proofErr w:type="spellEnd"/>
      <w:proofErr w:type="gramEnd"/>
      <w:r>
        <w:rPr>
          <w:rFonts w:eastAsia="Times New Roman"/>
        </w:rPr>
        <w:t xml:space="preserve"> как с заполненными хранилищами, так и с пустыми (</w:t>
      </w:r>
      <w:proofErr w:type="spellStart"/>
      <w:r>
        <w:rPr>
          <w:rFonts w:eastAsia="Times New Roman"/>
        </w:rPr>
        <w:t>num_items</w:t>
      </w:r>
      <w:proofErr w:type="spellEnd"/>
      <w:r>
        <w:rPr>
          <w:rFonts w:eastAsia="Times New Roman"/>
        </w:rPr>
        <w:t xml:space="preserve"> = 0) и нешифрованными (</w:t>
      </w:r>
      <w:proofErr w:type="spellStart"/>
      <w:r>
        <w:rPr>
          <w:rFonts w:eastAsia="Times New Roman"/>
        </w:rPr>
        <w:t>crypto_type</w:t>
      </w:r>
      <w:proofErr w:type="spellEnd"/>
      <w:r>
        <w:rPr>
          <w:rFonts w:eastAsia="Times New Roman"/>
        </w:rPr>
        <w:t xml:space="preserve"> = 1).</w:t>
      </w:r>
    </w:p>
    <w:p w14:paraId="009B4F57" w14:textId="77777777" w:rsidR="00B04E89" w:rsidRDefault="00B04E89" w:rsidP="00671550"/>
    <w:p w14:paraId="26F0A66C" w14:textId="0AC59877" w:rsidR="008F5EA8" w:rsidRDefault="008F5EA8" w:rsidP="00B549D6">
      <w:pPr>
        <w:pStyle w:val="2"/>
        <w:pPrChange w:id="284" w:author="anonymous" w:date="2026-06-18T17:27:00Z">
          <w:pPr>
            <w:pStyle w:val="2"/>
          </w:pPr>
        </w:pPrChange>
      </w:pPr>
      <w:del w:id="285" w:author="Михаил Назаров" w:date="2026-06-17T01:38:00Z">
        <w:r w:rsidRPr="00706A72" w:rsidDel="002C6EBE">
          <w:rPr>
            <w:highlight w:val="yellow"/>
          </w:rPr>
          <w:delText>Анализ</w:delText>
        </w:r>
        <w:r w:rsidDel="002C6EBE">
          <w:delText xml:space="preserve"> </w:delText>
        </w:r>
      </w:del>
      <w:bookmarkStart w:id="286" w:name="_Toc232584305"/>
      <w:ins w:id="287" w:author="Михаил Назаров" w:date="2026-06-17T01:38:00Z">
        <w:r w:rsidR="002C6EBE" w:rsidRPr="002C6EBE">
          <w:t>Характеристика алгоритмов деривации ключа и шифрования</w:t>
        </w:r>
      </w:ins>
      <w:bookmarkEnd w:id="286"/>
      <w:del w:id="288" w:author="Михаил Назаров" w:date="2026-06-17T01:38:00Z">
        <w:r w:rsidDel="002C6EBE">
          <w:delText>алгоритмов деривации ключа и шифрования</w:delText>
        </w:r>
      </w:del>
    </w:p>
    <w:p w14:paraId="792D3FC4" w14:textId="1E1A6B3F" w:rsidR="008F5EA8" w:rsidRDefault="008F5EA8" w:rsidP="00671550">
      <w:r>
        <w:rPr>
          <w:rFonts w:eastAsia="Times New Roman"/>
        </w:rPr>
        <w:t>После того</w:t>
      </w:r>
      <w:r w:rsidR="00CA6560">
        <w:rPr>
          <w:rFonts w:eastAsia="Times New Roman"/>
        </w:rPr>
        <w:t>,</w:t>
      </w:r>
      <w:r>
        <w:rPr>
          <w:rFonts w:eastAsia="Times New Roman"/>
        </w:rPr>
        <w:t xml:space="preserve"> как структура </w:t>
      </w:r>
      <w:proofErr w:type="gramStart"/>
      <w:r>
        <w:rPr>
          <w:rFonts w:eastAsia="Times New Roman"/>
        </w:rPr>
        <w:t>файла .</w:t>
      </w:r>
      <w:proofErr w:type="spellStart"/>
      <w:r>
        <w:rPr>
          <w:rFonts w:eastAsia="Times New Roman"/>
        </w:rPr>
        <w:t>keyring</w:t>
      </w:r>
      <w:proofErr w:type="spellEnd"/>
      <w:proofErr w:type="gramEnd"/>
      <w:r>
        <w:rPr>
          <w:rFonts w:eastAsia="Times New Roman"/>
        </w:rPr>
        <w:t xml:space="preserve"> установлена, следующим логическим шагом исследования становится анализ применяемых в нём криптографических примитивов. GNOME </w:t>
      </w:r>
      <w:proofErr w:type="spellStart"/>
      <w:r>
        <w:rPr>
          <w:rFonts w:eastAsia="Times New Roman"/>
        </w:rPr>
        <w:t>Keyring</w:t>
      </w:r>
      <w:proofErr w:type="spellEnd"/>
      <w:r>
        <w:rPr>
          <w:rFonts w:eastAsia="Times New Roman"/>
        </w:rPr>
        <w:t xml:space="preserve"> использует достаточно небольшой набор алгоритмов: итерационную функцию деривации ключа на основе SHA-256, блочный шифр AES в режиме CBC и MD5 в качестве верификатора. Несмотря на простоту этой комбинации, она содержит ряд особенностей и отклонений от современных рекомендаций, существенно влияющих на оценку стойкости защиты в целом.</w:t>
      </w:r>
    </w:p>
    <w:p w14:paraId="57F44DCB" w14:textId="28CC2DFA" w:rsidR="008F5EA8" w:rsidRDefault="008F5EA8" w:rsidP="00671550">
      <w:r>
        <w:rPr>
          <w:rFonts w:eastAsia="Times New Roman"/>
        </w:rPr>
        <w:t xml:space="preserve">Цель настоящего раздела </w:t>
      </w:r>
      <w:r w:rsidR="0024630A">
        <w:rPr>
          <w:rFonts w:eastAsia="Times New Roman"/>
        </w:rPr>
        <w:t>–</w:t>
      </w:r>
      <w:r>
        <w:rPr>
          <w:rFonts w:eastAsia="Times New Roman"/>
        </w:rPr>
        <w:t xml:space="preserve"> описать каждый из применяемых алгоритмов в той форме, в которой он реализован в </w:t>
      </w:r>
      <w:proofErr w:type="spellStart"/>
      <w:r>
        <w:rPr>
          <w:rFonts w:eastAsia="Times New Roman"/>
        </w:rPr>
        <w:t>gnome-keyring</w:t>
      </w:r>
      <w:proofErr w:type="spellEnd"/>
      <w:r>
        <w:rPr>
          <w:rFonts w:eastAsia="Times New Roman"/>
        </w:rPr>
        <w:t xml:space="preserve">, сопоставить его с актуальными стандартами и оценить криптографические последствия выявленных отклонений. Все формулы и схемы соответствуют коду демона </w:t>
      </w:r>
      <w:proofErr w:type="spellStart"/>
      <w:r>
        <w:rPr>
          <w:rFonts w:eastAsia="Times New Roman"/>
        </w:rPr>
        <w:t>gnome-keyring</w:t>
      </w:r>
      <w:proofErr w:type="spellEnd"/>
      <w:r>
        <w:rPr>
          <w:rFonts w:eastAsia="Times New Roman"/>
        </w:rPr>
        <w:t xml:space="preserve"> и подтверждены независимой реализацией в практической части работы.</w:t>
      </w:r>
    </w:p>
    <w:p w14:paraId="52594DDF" w14:textId="44D4D4CB" w:rsidR="008F5EA8" w:rsidRDefault="008F5EA8" w:rsidP="00B549D6">
      <w:pPr>
        <w:pStyle w:val="3"/>
        <w:pPrChange w:id="289" w:author="anonymous" w:date="2026-06-18T17:27:00Z">
          <w:pPr>
            <w:pStyle w:val="3"/>
          </w:pPr>
        </w:pPrChange>
      </w:pPr>
      <w:bookmarkStart w:id="290" w:name="_Toc232584306"/>
      <w:r>
        <w:lastRenderedPageBreak/>
        <w:t>Функция деривации ключа (KDF)</w:t>
      </w:r>
      <w:bookmarkEnd w:id="290"/>
    </w:p>
    <w:p w14:paraId="470D37C8" w14:textId="77777777" w:rsidR="008F5EA8" w:rsidRDefault="008F5EA8" w:rsidP="000C062E">
      <w:r>
        <w:rPr>
          <w:rFonts w:eastAsia="Times New Roman"/>
        </w:rPr>
        <w:t xml:space="preserve">Функция деривации ключа в GNOME </w:t>
      </w:r>
      <w:proofErr w:type="spellStart"/>
      <w:r>
        <w:rPr>
          <w:rFonts w:eastAsia="Times New Roman"/>
        </w:rPr>
        <w:t>Keyring</w:t>
      </w:r>
      <w:proofErr w:type="spellEnd"/>
      <w:r>
        <w:rPr>
          <w:rFonts w:eastAsia="Times New Roman"/>
        </w:rPr>
        <w:t xml:space="preserve"> имеет нестандартную конструкцию, которая не соответствует ни одной из общепринятых стандартизованных функций (PBKDF2, </w:t>
      </w:r>
      <w:proofErr w:type="spellStart"/>
      <w:r>
        <w:rPr>
          <w:rFonts w:eastAsia="Times New Roman"/>
        </w:rPr>
        <w:t>scrypt</w:t>
      </w:r>
      <w:proofErr w:type="spellEnd"/>
      <w:r>
        <w:rPr>
          <w:rFonts w:eastAsia="Times New Roman"/>
        </w:rPr>
        <w:t>, Argon2). Алгоритм может быть формально записан следующим образом.</w:t>
      </w:r>
    </w:p>
    <w:p w14:paraId="6B80F118" w14:textId="67E76AAE" w:rsidR="006D4727" w:rsidRDefault="008F5EA8" w:rsidP="006D4727">
      <w:pPr>
        <w:rPr>
          <w:ins w:id="291" w:author="Михаил Назаров" w:date="2026-06-17T01:50:00Z"/>
          <w:rFonts w:eastAsia="Times New Roman"/>
        </w:rPr>
      </w:pPr>
      <w:r>
        <w:rPr>
          <w:rFonts w:eastAsia="Times New Roman"/>
        </w:rPr>
        <w:t xml:space="preserve">Пусть </w:t>
      </w:r>
      <m:oMath>
        <m:r>
          <w:del w:id="292" w:author="anonymous" w:date="2026-06-18T17:34:00Z">
            <w:rPr>
              <w:rFonts w:ascii="Cambria Math" w:eastAsia="Times New Roman" w:hAnsi="Cambria Math"/>
              <w:rPrChange w:id="293" w:author="anonymous" w:date="2026-06-18T17:34:00Z">
                <w:rPr>
                  <w:rFonts w:ascii="Cambria Math" w:eastAsia="Times New Roman" w:hAnsi="Cambria Math"/>
                </w:rPr>
              </w:rPrChange>
            </w:rPr>
            <m:t>P</m:t>
          </w:del>
        </m:r>
        <m:r>
          <w:ins w:id="294" w:author="anonymous" w:date="2026-06-18T17:34:00Z">
            <w:rPr>
              <w:rFonts w:ascii="Cambria Math" w:eastAsia="Times New Roman" w:hAnsi="Cambria Math"/>
              <w:lang w:val="en-US"/>
              <w:rPrChange w:id="295" w:author="anonymous" w:date="2026-06-18T17:34:00Z">
                <w:rPr>
                  <w:rFonts w:ascii="Cambria Math" w:eastAsia="Times New Roman" w:hAnsi="Cambria Math"/>
                  <w:lang w:val="en-US"/>
                </w:rPr>
              </w:rPrChange>
            </w:rPr>
            <m:t>P</m:t>
          </w:ins>
        </m:r>
      </m:oMath>
      <w:r>
        <w:rPr>
          <w:rFonts w:eastAsia="Times New Roman"/>
        </w:rPr>
        <w:t xml:space="preserve"> </w:t>
      </w:r>
      <w:r w:rsidR="0024630A">
        <w:rPr>
          <w:rFonts w:eastAsia="Times New Roman"/>
        </w:rPr>
        <w:t>–</w:t>
      </w:r>
      <w:r>
        <w:rPr>
          <w:rFonts w:eastAsia="Times New Roman"/>
        </w:rPr>
        <w:t xml:space="preserve"> мастер-пароль, представленный в виде последовательности байт UTF-8; </w:t>
      </w:r>
      <m:oMath>
        <m:r>
          <w:ins w:id="296" w:author="anonymous" w:date="2026-06-18T17:34:00Z">
            <w:rPr>
              <w:rFonts w:ascii="Cambria Math" w:eastAsia="Times New Roman" w:hAnsi="Cambria Math"/>
              <w:lang w:val="en-US"/>
              <w:rPrChange w:id="297" w:author="anonymous" w:date="2026-06-18T17:34:00Z">
                <w:rPr>
                  <w:rFonts w:ascii="Cambria Math" w:eastAsia="Times New Roman" w:hAnsi="Cambria Math"/>
                  <w:lang w:val="en-US"/>
                </w:rPr>
              </w:rPrChange>
            </w:rPr>
            <m:t>S</m:t>
          </w:ins>
        </m:r>
      </m:oMath>
      <w:del w:id="298" w:author="anonymous" w:date="2026-06-18T17:34:00Z">
        <w:r w:rsidDel="00B549D6">
          <w:rPr>
            <w:rFonts w:eastAsia="Times New Roman"/>
            <w:i/>
            <w:iCs/>
          </w:rPr>
          <w:delText>S</w:delText>
        </w:r>
      </w:del>
      <w:r>
        <w:rPr>
          <w:rFonts w:eastAsia="Times New Roman"/>
        </w:rPr>
        <w:t xml:space="preserve"> </w:t>
      </w:r>
      <w:r w:rsidR="0024630A">
        <w:rPr>
          <w:rFonts w:eastAsia="Times New Roman"/>
        </w:rPr>
        <w:t>–</w:t>
      </w:r>
      <w:r>
        <w:rPr>
          <w:rFonts w:eastAsia="Times New Roman"/>
        </w:rPr>
        <w:t xml:space="preserve"> соль длиной 8 байт, прочитанная из заголовка; </w:t>
      </w:r>
      <m:oMath>
        <m:r>
          <w:ins w:id="299" w:author="anonymous" w:date="2026-06-18T17:34:00Z">
            <w:rPr>
              <w:rFonts w:ascii="Cambria Math" w:eastAsia="Times New Roman" w:hAnsi="Cambria Math"/>
              <w:lang w:val="en-US"/>
              <w:rPrChange w:id="300" w:author="anonymous" w:date="2026-06-18T17:34:00Z">
                <w:rPr>
                  <w:rFonts w:ascii="Cambria Math" w:eastAsia="Times New Roman" w:hAnsi="Cambria Math"/>
                  <w:lang w:val="en-US"/>
                </w:rPr>
              </w:rPrChange>
            </w:rPr>
            <m:t>N</m:t>
          </w:ins>
        </m:r>
      </m:oMath>
      <w:del w:id="301" w:author="anonymous" w:date="2026-06-18T17:34:00Z">
        <w:r w:rsidDel="00B549D6">
          <w:rPr>
            <w:rFonts w:eastAsia="Times New Roman"/>
            <w:i/>
            <w:iCs/>
          </w:rPr>
          <w:delText>N</w:delText>
        </w:r>
      </w:del>
      <w:r>
        <w:rPr>
          <w:rFonts w:eastAsia="Times New Roman"/>
        </w:rPr>
        <w:t xml:space="preserve"> </w:t>
      </w:r>
      <w:r w:rsidR="0024630A">
        <w:rPr>
          <w:rFonts w:eastAsia="Times New Roman"/>
        </w:rPr>
        <w:t>–</w:t>
      </w:r>
      <w:r>
        <w:rPr>
          <w:rFonts w:eastAsia="Times New Roman"/>
        </w:rPr>
        <w:t xml:space="preserve"> число итераций. Тогда ключ шифрования и вектор инициализации вычисляются по следующей схеме:</w:t>
      </w:r>
    </w:p>
    <w:p w14:paraId="4C904F6E" w14:textId="4263DA41" w:rsidR="000C0E2A" w:rsidRPr="006D4727" w:rsidDel="006D4727" w:rsidRDefault="00B549D6" w:rsidP="000C062E">
      <w:pPr>
        <w:rPr>
          <w:del w:id="302" w:author="Михаил Назаров" w:date="2026-06-17T01:49:00Z"/>
          <w:rFonts w:eastAsia="Times New Roman"/>
          <w:rPrChange w:id="303" w:author="Михаил Назаров" w:date="2026-06-17T01:50:00Z">
            <w:rPr>
              <w:del w:id="304" w:author="Михаил Назаров" w:date="2026-06-17T01:49:00Z"/>
              <w:rFonts w:ascii="Cambria Math" w:eastAsia="Consolas" w:hAnsi="Cambria Math"/>
              <w:i/>
            </w:rPr>
          </w:rPrChange>
        </w:rPr>
      </w:pPr>
      <m:oMathPara>
        <m:oMath>
          <m:sSup>
            <m:sSupPr>
              <m:ctrlPr>
                <w:ins w:id="305" w:author="Михаил Назаров" w:date="2026-06-17T01:50:00Z">
                  <w:rPr>
                    <w:rFonts w:ascii="Cambria Math" w:eastAsia="Consolas" w:hAnsi="Cambria Math" w:cs="Cambria Math"/>
                    <w:i/>
                  </w:rPr>
                </w:ins>
              </m:ctrlPr>
            </m:sSupPr>
            <m:e>
              <m:r>
                <w:ins w:id="306" w:author="Михаил Назаров" w:date="2026-06-17T01:50:00Z">
                  <w:rPr>
                    <w:rFonts w:ascii="Cambria Math" w:eastAsia="Consolas" w:hAnsi="Cambria Math"/>
                  </w:rPr>
                  <m:t>h</m:t>
                </w:ins>
              </m:r>
              <m:ctrlPr>
                <w:ins w:id="307" w:author="Михаил Назаров" w:date="2026-06-17T01:50:00Z">
                  <w:rPr>
                    <w:rFonts w:ascii="Cambria Math" w:eastAsia="Consolas" w:hAnsi="Cambria Math"/>
                    <w:i/>
                  </w:rPr>
                </w:ins>
              </m:ctrlPr>
            </m:e>
            <m:sup>
              <m:r>
                <w:ins w:id="308" w:author="Михаил Назаров" w:date="2026-06-17T01:50:00Z">
                  <w:rPr>
                    <w:rFonts w:ascii="Cambria Math" w:eastAsia="Consolas" w:hAnsi="Cambria Math" w:cs="Cambria Math"/>
                  </w:rPr>
                  <m:t>0</m:t>
                </w:ins>
              </m:r>
            </m:sup>
          </m:sSup>
          <m:r>
            <w:ins w:id="309" w:author="Михаил Назаров" w:date="2026-06-17T01:50:00Z">
              <w:rPr>
                <w:rFonts w:ascii="Cambria Math" w:eastAsia="Consolas" w:hAnsi="Cambria Math"/>
              </w:rPr>
              <m:t xml:space="preserve"> = </m:t>
            </w:ins>
          </m:r>
          <m:r>
            <w:ins w:id="310" w:author="Михаил Назаров" w:date="2026-06-17T01:50:00Z">
              <w:rPr>
                <w:rFonts w:ascii="Cambria Math" w:eastAsia="Consolas" w:hAnsi="Cambria Math"/>
                <w:lang w:val="en-US"/>
              </w:rPr>
              <m:t>SHA</m:t>
            </w:ins>
          </m:r>
          <m:r>
            <w:ins w:id="311" w:author="Михаил Назаров" w:date="2026-06-17T01:50:00Z">
              <w:del w:id="312" w:author="anonymous" w:date="2026-06-18T17:34:00Z">
                <w:rPr>
                  <w:rFonts w:ascii="Cambria Math" w:eastAsia="Consolas" w:hAnsi="Cambria Math"/>
                </w:rPr>
                <m:t>-</m:t>
              </w:del>
            </w:ins>
          </m:r>
          <m:r>
            <w:ins w:id="313" w:author="Михаил Назаров" w:date="2026-06-17T01:50:00Z">
              <w:rPr>
                <w:rFonts w:ascii="Cambria Math" w:eastAsia="Consolas" w:hAnsi="Cambria Math"/>
              </w:rPr>
              <m:t>256</m:t>
            </w:ins>
          </m:r>
          <m:d>
            <m:dPr>
              <m:ctrlPr>
                <w:ins w:id="314" w:author="Михаил Назаров" w:date="2026-06-17T01:50:00Z">
                  <w:rPr>
                    <w:rFonts w:ascii="Cambria Math" w:eastAsia="Consolas" w:hAnsi="Cambria Math"/>
                    <w:i/>
                  </w:rPr>
                </w:ins>
              </m:ctrlPr>
            </m:dPr>
            <m:e>
              <m:r>
                <w:ins w:id="315" w:author="Михаил Назаров" w:date="2026-06-17T01:50:00Z">
                  <w:rPr>
                    <w:rFonts w:ascii="Cambria Math" w:eastAsia="Consolas" w:hAnsi="Cambria Math"/>
                  </w:rPr>
                  <m:t xml:space="preserve"> </m:t>
                </w:ins>
              </m:r>
              <m:r>
                <w:ins w:id="316" w:author="Михаил Назаров" w:date="2026-06-17T01:50:00Z">
                  <w:rPr>
                    <w:rFonts w:ascii="Cambria Math" w:eastAsia="Consolas" w:hAnsi="Cambria Math"/>
                    <w:lang w:val="en-US"/>
                  </w:rPr>
                  <m:t>P</m:t>
                </w:ins>
              </m:r>
              <m:r>
                <w:ins w:id="317" w:author="Михаил Назаров" w:date="2026-06-17T01:50:00Z">
                  <w:rPr>
                    <w:rFonts w:ascii="Cambria Math" w:eastAsia="Consolas" w:hAnsi="Cambria Math"/>
                  </w:rPr>
                  <m:t xml:space="preserve"> </m:t>
                </w:ins>
              </m:r>
              <m:d>
                <m:dPr>
                  <m:begChr m:val="|"/>
                  <m:endChr m:val="|"/>
                  <m:ctrlPr>
                    <w:ins w:id="318" w:author="Михаил Назаров" w:date="2026-06-17T01:52:00Z">
                      <w:rPr>
                        <w:rFonts w:ascii="Cambria Math" w:eastAsia="Consolas" w:hAnsi="Cambria Math"/>
                        <w:i/>
                        <w:lang w:val="en-US"/>
                      </w:rPr>
                    </w:ins>
                  </m:ctrlPr>
                </m:dPr>
                <m:e>
                  <m:r>
                    <w:ins w:id="319" w:author="Михаил Назаров" w:date="2026-06-17T01:52:00Z">
                      <w:rPr>
                        <w:rFonts w:ascii="Cambria Math" w:eastAsia="Consolas" w:hAnsi="Cambria Math"/>
                        <w:lang w:val="en-US"/>
                      </w:rPr>
                      <m:t xml:space="preserve"> </m:t>
                    </w:ins>
                  </m:r>
                </m:e>
              </m:d>
              <m:r>
                <w:ins w:id="320" w:author="Михаил Назаров" w:date="2026-06-17T01:52:00Z">
                  <w:rPr>
                    <w:rFonts w:ascii="Cambria Math" w:eastAsia="Consolas" w:hAnsi="Cambria Math"/>
                    <w:lang w:val="en-US"/>
                  </w:rPr>
                  <m:t xml:space="preserve"> </m:t>
                </w:ins>
              </m:r>
              <m:r>
                <w:ins w:id="321" w:author="Михаил Назаров" w:date="2026-06-17T01:50:00Z">
                  <w:rPr>
                    <w:rFonts w:ascii="Cambria Math" w:eastAsia="Consolas" w:hAnsi="Cambria Math"/>
                    <w:lang w:val="en-US"/>
                  </w:rPr>
                  <m:t>S</m:t>
                </w:ins>
              </m:r>
              <m:r>
                <w:ins w:id="322" w:author="Михаил Назаров" w:date="2026-06-17T01:50:00Z">
                  <w:rPr>
                    <w:rFonts w:ascii="Cambria Math" w:eastAsia="Consolas" w:hAnsi="Cambria Math"/>
                  </w:rPr>
                  <m:t xml:space="preserve"> </m:t>
                </w:ins>
              </m:r>
            </m:e>
          </m:d>
        </m:oMath>
      </m:oMathPara>
    </w:p>
    <w:p w14:paraId="1760C2FF" w14:textId="77777777" w:rsidR="006D4727" w:rsidRPr="006D4727" w:rsidRDefault="006D4727" w:rsidP="006D4727">
      <w:pPr>
        <w:rPr>
          <w:ins w:id="323" w:author="Михаил Назаров" w:date="2026-06-17T01:50:00Z"/>
          <w:rFonts w:eastAsia="Times New Roman"/>
        </w:rPr>
      </w:pPr>
    </w:p>
    <w:p w14:paraId="4F0BAAD4" w14:textId="0A3F73CF" w:rsidR="006D4727" w:rsidRPr="00B549D6" w:rsidDel="00B549D6" w:rsidRDefault="00B549D6" w:rsidP="000C062E">
      <w:pPr>
        <w:rPr>
          <w:del w:id="324" w:author="anonymous" w:date="2026-06-18T17:34:00Z"/>
          <w:rFonts w:eastAsia="Times New Roman"/>
          <w:rPrChange w:id="325" w:author="anonymous" w:date="2026-06-18T17:34:00Z">
            <w:rPr>
              <w:del w:id="326" w:author="anonymous" w:date="2026-06-18T17:34:00Z"/>
              <w:rFonts w:ascii="Cambria Math" w:eastAsia="Consolas" w:hAnsi="Cambria Math"/>
              <w:i/>
            </w:rPr>
          </w:rPrChange>
        </w:rPr>
      </w:pPr>
      <m:oMathPara>
        <m:oMath>
          <m:sSub>
            <m:sSubPr>
              <m:ctrlPr>
                <w:ins w:id="327" w:author="anonymous" w:date="2026-06-18T17:35:00Z">
                  <w:rPr>
                    <w:rFonts w:ascii="Cambria Math" w:eastAsia="Consolas" w:hAnsi="Cambria Math"/>
                    <w:i/>
                    <w:lang w:val="en-US"/>
                  </w:rPr>
                </w:ins>
              </m:ctrlPr>
            </m:sSubPr>
            <m:e>
              <m:r>
                <w:ins w:id="328" w:author="anonymous" w:date="2026-06-18T17:35:00Z">
                  <w:rPr>
                    <w:rFonts w:ascii="Cambria Math" w:eastAsia="Consolas" w:hAnsi="Cambria Math"/>
                    <w:lang w:val="en-US"/>
                  </w:rPr>
                  <m:t>h</m:t>
                </w:ins>
              </m:r>
            </m:e>
            <m:sub>
              <m:r>
                <w:ins w:id="329" w:author="anonymous" w:date="2026-06-18T17:35:00Z">
                  <w:rPr>
                    <w:rFonts w:ascii="Cambria Math" w:eastAsia="Consolas" w:hAnsi="Cambria Math"/>
                    <w:lang w:val="en-US"/>
                  </w:rPr>
                  <m:t>i</m:t>
                </w:ins>
              </m:r>
            </m:sub>
          </m:sSub>
          <m:r>
            <w:ins w:id="330" w:author="Михаил Назаров" w:date="2026-06-17T01:51:00Z">
              <w:del w:id="331" w:author="anonymous" w:date="2026-06-18T17:35:00Z">
                <m:rPr>
                  <m:sty m:val="p"/>
                </m:rPr>
                <w:rPr>
                  <w:rFonts w:ascii="Cambria Math" w:eastAsia="Consolas" w:hAnsi="Cambria Math"/>
                </w:rPr>
                <m:t xml:space="preserve">  </m:t>
              </w:del>
            </w:ins>
          </m:r>
          <m:r>
            <w:ins w:id="332" w:author="Михаил Назаров" w:date="2026-06-17T01:51:00Z">
              <m:rPr>
                <m:sty m:val="p"/>
              </m:rPr>
              <w:rPr>
                <w:rFonts w:ascii="Cambria Math" w:eastAsia="Consolas" w:hAnsi="Cambria Math"/>
              </w:rPr>
              <m:t>=</m:t>
            </w:ins>
          </m:r>
          <m:r>
            <w:ins w:id="333" w:author="Михаил Назаров" w:date="2026-06-17T01:51:00Z">
              <w:del w:id="334" w:author="anonymous" w:date="2026-06-18T17:35:00Z">
                <m:rPr>
                  <m:sty m:val="p"/>
                </m:rPr>
                <w:rPr>
                  <w:rFonts w:ascii="Cambria Math" w:eastAsia="Consolas" w:hAnsi="Cambria Math"/>
                </w:rPr>
                <m:t xml:space="preserve"> </m:t>
              </w:del>
            </w:ins>
          </m:r>
          <m:r>
            <w:ins w:id="335" w:author="Михаил Назаров" w:date="2026-06-17T01:51:00Z">
              <m:rPr>
                <m:sty m:val="p"/>
              </m:rPr>
              <w:rPr>
                <w:rFonts w:ascii="Cambria Math" w:eastAsia="Consolas" w:hAnsi="Cambria Math"/>
              </w:rPr>
              <m:t>SHA</m:t>
            </w:ins>
          </m:r>
          <m:r>
            <w:ins w:id="336" w:author="Михаил Назаров" w:date="2026-06-17T01:51:00Z">
              <w:del w:id="337" w:author="anonymous" w:date="2026-06-18T17:35:00Z">
                <m:rPr>
                  <m:sty m:val="p"/>
                </m:rPr>
                <w:rPr>
                  <w:rFonts w:ascii="Cambria Math" w:eastAsia="Consolas" w:hAnsi="Cambria Math"/>
                </w:rPr>
                <m:t>-</m:t>
              </w:del>
            </w:ins>
          </m:r>
          <m:r>
            <w:ins w:id="338" w:author="Михаил Назаров" w:date="2026-06-17T01:51:00Z">
              <m:rPr>
                <m:sty m:val="p"/>
              </m:rPr>
              <w:rPr>
                <w:rFonts w:ascii="Cambria Math" w:eastAsia="Consolas" w:hAnsi="Cambria Math"/>
              </w:rPr>
              <m:t>256</m:t>
            </w:ins>
          </m:r>
          <m:d>
            <m:dPr>
              <m:ctrlPr>
                <w:ins w:id="339" w:author="Михаил Назаров" w:date="2026-06-17T01:51:00Z">
                  <w:rPr>
                    <w:rFonts w:ascii="Cambria Math" w:eastAsia="Consolas" w:hAnsi="Cambria Math"/>
                  </w:rPr>
                </w:ins>
              </m:ctrlPr>
            </m:dPr>
            <m:e>
              <m:sSubSup>
                <m:sSubSupPr>
                  <m:ctrlPr>
                    <w:ins w:id="340" w:author="anonymous" w:date="2026-06-18T17:35:00Z">
                      <w:rPr>
                        <w:rFonts w:ascii="Cambria Math" w:eastAsia="Consolas" w:hAnsi="Cambria Math"/>
                      </w:rPr>
                    </w:ins>
                  </m:ctrlPr>
                </m:sSubSupPr>
                <m:e>
                  <m:r>
                    <w:ins w:id="341" w:author="anonymous" w:date="2026-06-18T17:35:00Z">
                      <w:rPr>
                        <w:rFonts w:ascii="Cambria Math" w:eastAsia="Consolas" w:hAnsi="Cambria Math"/>
                        <w:lang w:val="en-US"/>
                      </w:rPr>
                      <m:t>h</m:t>
                    </w:ins>
                  </m:r>
                  <m:ctrlPr>
                    <w:ins w:id="342" w:author="anonymous" w:date="2026-06-18T17:35:00Z">
                      <w:rPr>
                        <w:rFonts w:ascii="Cambria Math" w:eastAsia="Consolas" w:hAnsi="Cambria Math"/>
                        <w:i/>
                        <w:lang w:val="en-US"/>
                      </w:rPr>
                    </w:ins>
                  </m:ctrlPr>
                </m:e>
                <m:sub>
                  <m:r>
                    <w:ins w:id="343" w:author="anonymous" w:date="2026-06-18T17:35:00Z">
                      <w:rPr>
                        <w:rFonts w:ascii="Cambria Math" w:eastAsia="Consolas" w:hAnsi="Cambria Math"/>
                        <w:lang w:val="en-US"/>
                      </w:rPr>
                      <m:t>i</m:t>
                    </w:ins>
                  </m:r>
                  <m:ctrlPr>
                    <w:ins w:id="344" w:author="anonymous" w:date="2026-06-18T17:35:00Z">
                      <w:rPr>
                        <w:rFonts w:ascii="Cambria Math" w:eastAsia="Consolas" w:hAnsi="Cambria Math"/>
                        <w:i/>
                        <w:lang w:val="en-US"/>
                      </w:rPr>
                    </w:ins>
                  </m:ctrlPr>
                </m:sub>
                <m:sup>
                  <m:r>
                    <w:ins w:id="345" w:author="anonymous" w:date="2026-06-18T17:36:00Z">
                      <m:rPr>
                        <m:sty m:val="p"/>
                      </m:rPr>
                      <w:rPr>
                        <w:rFonts w:ascii="Cambria Math" w:eastAsia="Consolas" w:hAnsi="Cambria Math"/>
                      </w:rPr>
                      <m:t>0</m:t>
                    </w:ins>
                  </m:r>
                </m:sup>
              </m:sSubSup>
              <m:r>
                <w:ins w:id="346" w:author="Михаил Назаров" w:date="2026-06-17T01:51:00Z">
                  <w:del w:id="347" w:author="anonymous" w:date="2026-06-18T17:35:00Z">
                    <m:rPr>
                      <m:sty m:val="p"/>
                    </m:rPr>
                    <w:rPr>
                      <w:rFonts w:ascii="Cambria Math" w:eastAsia="Consolas" w:hAnsi="Cambria Math"/>
                    </w:rPr>
                    <m:t xml:space="preserve"> h</m:t>
                  </w:del>
                </w:ins>
              </m:r>
              <m:sSup>
                <m:sSupPr>
                  <m:ctrlPr>
                    <w:ins w:id="348" w:author="Михаил Назаров" w:date="2026-06-17T01:51:00Z">
                      <w:del w:id="349" w:author="anonymous" w:date="2026-06-18T17:35:00Z">
                        <w:rPr>
                          <w:rFonts w:ascii="Cambria Math" w:eastAsia="Consolas" w:hAnsi="Cambria Math" w:cs="Cambria Math"/>
                        </w:rPr>
                      </w:del>
                    </w:ins>
                  </m:ctrlPr>
                </m:sSupPr>
                <m:e>
                  <m:r>
                    <w:ins w:id="350" w:author="Михаил Назаров" w:date="2026-06-17T01:51:00Z">
                      <w:del w:id="351" w:author="anonymous" w:date="2026-06-18T17:35:00Z">
                        <m:rPr>
                          <m:sty m:val="p"/>
                        </m:rPr>
                        <w:rPr>
                          <w:rFonts w:ascii="Cambria Math" w:eastAsia="Consolas" w:hAnsi="Cambria Math"/>
                        </w:rPr>
                        <m:t>ᵢ</m:t>
                      </w:del>
                    </w:ins>
                  </m:r>
                  <m:ctrlPr>
                    <w:ins w:id="352" w:author="Михаил Назаров" w:date="2026-06-17T01:51:00Z">
                      <w:del w:id="353" w:author="anonymous" w:date="2026-06-18T17:35:00Z">
                        <w:rPr>
                          <w:rFonts w:ascii="Cambria Math" w:eastAsia="Consolas" w:hAnsi="Cambria Math"/>
                        </w:rPr>
                      </w:del>
                    </w:ins>
                  </m:ctrlPr>
                </m:e>
                <m:sup>
                  <m:r>
                    <w:ins w:id="354" w:author="Михаил Назаров" w:date="2026-06-17T01:51:00Z">
                      <w:del w:id="355" w:author="anonymous" w:date="2026-06-18T17:35:00Z">
                        <m:rPr>
                          <m:sty m:val="p"/>
                        </m:rPr>
                        <w:rPr>
                          <w:rFonts w:ascii="Cambria Math" w:eastAsia="Consolas" w:hAnsi="Cambria Math" w:cs="Cambria Math"/>
                        </w:rPr>
                        <m:t>-1</m:t>
                      </w:del>
                    </w:ins>
                  </m:r>
                </m:sup>
              </m:sSup>
            </m:e>
          </m:d>
          <m:r>
            <w:ins w:id="356" w:author="anonymous" w:date="2026-06-18T17:35:00Z">
              <m:rPr>
                <m:sty m:val="p"/>
              </m:rPr>
              <w:rPr>
                <w:rFonts w:ascii="Cambria Math" w:eastAsia="Consolas" w:hAnsi="Cambria Math"/>
              </w:rPr>
              <m:t xml:space="preserve"> </m:t>
            </w:ins>
          </m:r>
          <m:r>
            <w:ins w:id="357" w:author="Михаил Назаров" w:date="2026-06-17T01:51:00Z">
              <w:del w:id="358" w:author="anonymous" w:date="2026-06-18T17:34:00Z">
                <m:rPr>
                  <m:sty m:val="p"/>
                </m:rPr>
                <w:rPr>
                  <w:rFonts w:ascii="Cambria Math" w:eastAsia="Consolas" w:hAnsi="Cambria Math"/>
                </w:rPr>
                <m:t xml:space="preserve">    для i = 1, 2, ..., N – 1</m:t>
              </w:del>
            </w:ins>
          </m:r>
        </m:oMath>
      </m:oMathPara>
    </w:p>
    <w:p w14:paraId="159A775F" w14:textId="77777777" w:rsidR="00B549D6" w:rsidRDefault="00B549D6" w:rsidP="00B549D6">
      <w:pPr>
        <w:ind w:firstLine="0"/>
        <w:rPr>
          <w:ins w:id="359" w:author="anonymous" w:date="2026-06-18T17:35:00Z"/>
          <w:rFonts w:eastAsia="Times New Roman"/>
        </w:rPr>
      </w:pPr>
    </w:p>
    <w:p w14:paraId="49EFD3F9" w14:textId="154B6B77" w:rsidR="00B549D6" w:rsidRPr="00B549D6" w:rsidRDefault="00B549D6" w:rsidP="00B549D6">
      <w:pPr>
        <w:ind w:firstLine="0"/>
        <w:rPr>
          <w:ins w:id="360" w:author="anonymous" w:date="2026-06-18T17:35:00Z"/>
          <w:rFonts w:eastAsia="Times New Roman"/>
          <w:i/>
          <w:rPrChange w:id="361" w:author="anonymous" w:date="2026-06-18T17:36:00Z">
            <w:rPr>
              <w:ins w:id="362" w:author="anonymous" w:date="2026-06-18T17:35:00Z"/>
              <w:rFonts w:eastAsia="Times New Roman"/>
            </w:rPr>
          </w:rPrChange>
        </w:rPr>
        <w:pPrChange w:id="363" w:author="anonymous" w:date="2026-06-18T17:35:00Z">
          <w:pPr/>
        </w:pPrChange>
      </w:pPr>
      <m:oMathPara>
        <m:oMath>
          <m:r>
            <w:ins w:id="364" w:author="anonymous" w:date="2026-06-18T17:36:00Z">
              <w:rPr>
                <w:rFonts w:ascii="Cambria Math" w:eastAsia="Consolas" w:hAnsi="Cambria Math"/>
                <w:rPrChange w:id="365" w:author="anonymous" w:date="2026-06-18T17:36:00Z">
                  <w:rPr>
                    <w:rFonts w:ascii="Cambria Math" w:eastAsia="Consolas" w:hAnsi="Cambria Math"/>
                  </w:rPr>
                </w:rPrChange>
              </w:rPr>
              <m:t>i=</m:t>
            </w:ins>
          </m:r>
          <m:r>
            <w:ins w:id="366" w:author="anonymous" w:date="2026-06-18T17:35:00Z">
              <w:rPr>
                <w:rFonts w:ascii="Cambria Math" w:eastAsia="Consolas" w:hAnsi="Cambria Math"/>
                <w:rPrChange w:id="367" w:author="anonymous" w:date="2026-06-18T17:36:00Z">
                  <w:rPr>
                    <w:rFonts w:ascii="Cambria Math" w:eastAsia="Consolas" w:hAnsi="Cambria Math"/>
                  </w:rPr>
                </w:rPrChange>
              </w:rPr>
              <m:t>1, 2, ..., N – 1</m:t>
            </w:ins>
          </m:r>
        </m:oMath>
      </m:oMathPara>
    </w:p>
    <w:p w14:paraId="39751084" w14:textId="6D96E3FE" w:rsidR="00BA1D94" w:rsidRPr="00B549D6" w:rsidRDefault="00B549D6" w:rsidP="000C062E">
      <w:pPr>
        <w:rPr>
          <w:ins w:id="368" w:author="Михаил Назаров" w:date="2026-06-17T01:51:00Z"/>
          <w:rFonts w:ascii="Cambria Math" w:eastAsia="Times New Roman" w:hAnsi="Cambria Math"/>
          <w:lang w:val="en-US"/>
          <w:oMath/>
          <w:rPrChange w:id="369" w:author="anonymous" w:date="2026-06-18T17:36:00Z">
            <w:rPr>
              <w:ins w:id="370" w:author="Михаил Назаров" w:date="2026-06-17T01:51:00Z"/>
              <w:rFonts w:eastAsia="Times New Roman"/>
              <w:oMath/>
            </w:rPr>
          </w:rPrChange>
        </w:rPr>
      </w:pPr>
      <m:oMathPara>
        <m:oMath>
          <m:r>
            <w:ins w:id="371" w:author="anonymous" w:date="2026-06-18T17:34:00Z">
              <w:rPr>
                <w:rFonts w:ascii="Cambria Math" w:eastAsia="Times New Roman" w:hAnsi="Cambria Math"/>
                <w:lang w:val="en-US"/>
                <w:rPrChange w:id="372" w:author="anonymous" w:date="2026-06-18T17:36:00Z">
                  <w:rPr>
                    <w:rFonts w:ascii="Cambria Math" w:eastAsia="Times New Roman" w:hAnsi="Cambria Math"/>
                    <w:lang w:val="en-US"/>
                  </w:rPr>
                </w:rPrChange>
              </w:rPr>
              <m:t xml:space="preserve"> </m:t>
            </w:ins>
          </m:r>
          <m:r>
            <w:ins w:id="373" w:author="Михаил Назаров" w:date="2026-06-17T01:51:00Z">
              <w:rPr>
                <w:rFonts w:ascii="Cambria Math" w:eastAsia="Times New Roman" w:hAnsi="Cambria Math"/>
                <w:lang w:val="en-US"/>
                <w:rPrChange w:id="374" w:author="anonymous" w:date="2026-06-18T17:36:00Z">
                  <w:rPr>
                    <w:rFonts w:ascii="Cambria Math" w:eastAsia="Times New Roman" w:hAnsi="Cambria Math"/>
                    <w:lang w:val="en-US"/>
                  </w:rPr>
                </w:rPrChange>
              </w:rPr>
              <m:t>key =</m:t>
            </w:ins>
          </m:r>
          <m:sSub>
            <m:sSubPr>
              <m:ctrlPr>
                <w:ins w:id="375" w:author="anonymous" w:date="2026-06-18T17:37:00Z">
                  <w:rPr>
                    <w:rFonts w:ascii="Cambria Math" w:eastAsia="Times New Roman" w:hAnsi="Cambria Math"/>
                    <w:i/>
                    <w:lang w:val="en-US"/>
                  </w:rPr>
                </w:ins>
              </m:ctrlPr>
            </m:sSubPr>
            <m:e>
              <m:r>
                <w:ins w:id="376" w:author="anonymous" w:date="2026-06-18T17:37:00Z">
                  <w:rPr>
                    <w:rFonts w:ascii="Cambria Math" w:eastAsia="Times New Roman" w:hAnsi="Cambria Math"/>
                    <w:lang w:val="en-US"/>
                  </w:rPr>
                  <m:t>h</m:t>
                </w:ins>
              </m:r>
            </m:e>
            <m:sub>
              <m:r>
                <w:ins w:id="377" w:author="anonymous" w:date="2026-06-18T17:37:00Z">
                  <w:rPr>
                    <w:rFonts w:ascii="Cambria Math" w:eastAsia="Times New Roman" w:hAnsi="Cambria Math"/>
                    <w:lang w:val="en-US"/>
                  </w:rPr>
                  <m:t>N-1</m:t>
                </w:ins>
              </m:r>
            </m:sub>
          </m:sSub>
          <m:r>
            <w:ins w:id="378" w:author="anonymous" w:date="2026-06-18T17:37:00Z">
              <w:rPr>
                <w:rFonts w:ascii="Cambria Math" w:eastAsia="Times New Roman" w:hAnsi="Cambria Math"/>
                <w:lang w:val="en-US"/>
              </w:rPr>
              <m:t>[</m:t>
            </w:ins>
          </m:r>
          <m:sSub>
            <m:sSubPr>
              <m:ctrlPr>
                <w:ins w:id="379" w:author="Михаил Назаров" w:date="2026-06-17T01:51:00Z">
                  <w:del w:id="380" w:author="anonymous" w:date="2026-06-18T17:37:00Z">
                    <w:rPr>
                      <w:rFonts w:ascii="Cambria Math" w:eastAsia="Times New Roman" w:hAnsi="Cambria Math"/>
                      <w:i/>
                      <w:lang w:val="en-US"/>
                      <w:rPrChange w:id="381" w:author="anonymous" w:date="2026-06-18T17:36:00Z">
                        <w:rPr>
                          <w:rFonts w:ascii="Cambria Math" w:eastAsia="Times New Roman" w:hAnsi="Cambria Math"/>
                          <w:i/>
                          <w:lang w:val="en-US"/>
                        </w:rPr>
                      </w:rPrChange>
                    </w:rPr>
                  </w:del>
                </w:ins>
              </m:ctrlPr>
            </m:sSubPr>
            <m:e>
              <m:r>
                <w:ins w:id="382" w:author="Михаил Назаров" w:date="2026-06-17T01:51:00Z">
                  <w:del w:id="383" w:author="anonymous" w:date="2026-06-18T17:37:00Z">
                    <w:rPr>
                      <w:rFonts w:ascii="Cambria Math" w:eastAsia="Times New Roman" w:hAnsi="Cambria Math"/>
                      <w:lang w:val="en-US"/>
                      <w:rPrChange w:id="384" w:author="anonymous" w:date="2026-06-18T17:36:00Z">
                        <w:rPr>
                          <w:rFonts w:ascii="Cambria Math" w:eastAsia="Times New Roman" w:hAnsi="Cambria Math"/>
                          <w:lang w:val="en-US"/>
                        </w:rPr>
                      </w:rPrChange>
                    </w:rPr>
                    <m:t>h</m:t>
                  </w:del>
                </w:ins>
              </m:r>
            </m:e>
            <m:sub/>
          </m:sSub>
          <m:d>
            <m:dPr>
              <m:begChr m:val="{"/>
              <m:ctrlPr>
                <w:ins w:id="385" w:author="Михаил Назаров" w:date="2026-06-17T01:51:00Z">
                  <w:del w:id="386" w:author="anonymous" w:date="2026-06-18T17:36:00Z">
                    <w:rPr>
                      <w:rFonts w:ascii="Cambria Math" w:eastAsia="Times New Roman" w:hAnsi="Cambria Math"/>
                      <w:i/>
                      <w:lang w:val="en-US"/>
                      <w:rPrChange w:id="387" w:author="anonymous" w:date="2026-06-18T17:36:00Z">
                        <w:rPr>
                          <w:rFonts w:ascii="Cambria Math" w:eastAsia="Times New Roman" w:hAnsi="Cambria Math"/>
                          <w:i/>
                          <w:lang w:val="en-US"/>
                        </w:rPr>
                      </w:rPrChange>
                    </w:rPr>
                  </w:del>
                </w:ins>
              </m:ctrlPr>
            </m:dPr>
            <m:e>
              <m:r>
                <w:ins w:id="388" w:author="Михаил Назаров" w:date="2026-06-17T01:51:00Z">
                  <w:del w:id="389" w:author="anonymous" w:date="2026-06-18T17:36:00Z">
                    <w:rPr>
                      <w:rFonts w:ascii="Cambria Math" w:eastAsia="Times New Roman" w:hAnsi="Cambria Math"/>
                      <w:lang w:val="en-US"/>
                      <w:rPrChange w:id="390" w:author="anonymous" w:date="2026-06-18T17:36:00Z">
                        <w:rPr>
                          <w:rFonts w:ascii="Cambria Math" w:eastAsia="Times New Roman" w:hAnsi="Cambria Math"/>
                          <w:lang w:val="en-US"/>
                        </w:rPr>
                      </w:rPrChange>
                    </w:rPr>
                    <m:t>N-1</m:t>
                  </w:del>
                </w:ins>
              </m:r>
            </m:e>
          </m:d>
          <m:r>
            <w:ins w:id="391" w:author="Михаил Назаров" w:date="2026-06-17T01:51:00Z">
              <w:del w:id="392" w:author="anonymous" w:date="2026-06-18T17:36:00Z">
                <w:rPr>
                  <w:rFonts w:ascii="Cambria Math" w:eastAsia="Times New Roman" w:hAnsi="Cambria Math"/>
                  <w:lang w:val="en-US"/>
                  <w:rPrChange w:id="393" w:author="anonymous" w:date="2026-06-18T17:36:00Z">
                    <w:rPr>
                      <w:rFonts w:ascii="Cambria Math" w:eastAsia="Times New Roman" w:hAnsi="Cambria Math"/>
                      <w:lang w:val="en-US"/>
                    </w:rPr>
                  </w:rPrChange>
                </w:rPr>
                <m:t>}[</m:t>
              </w:del>
            </w:ins>
          </m:r>
          <m:r>
            <w:ins w:id="394" w:author="Михаил Назаров" w:date="2026-06-17T01:51:00Z">
              <w:rPr>
                <w:rFonts w:ascii="Cambria Math" w:eastAsia="Times New Roman" w:hAnsi="Cambria Math"/>
                <w:lang w:val="en-US"/>
                <w:rPrChange w:id="395" w:author="anonymous" w:date="2026-06-18T17:36:00Z">
                  <w:rPr>
                    <w:rFonts w:ascii="Cambria Math" w:eastAsia="Times New Roman" w:hAnsi="Cambria Math"/>
                    <w:lang w:val="en-US"/>
                  </w:rPr>
                </w:rPrChange>
              </w:rPr>
              <m:t>0:16</m:t>
            </w:ins>
          </m:r>
          <m:r>
            <w:ins w:id="396" w:author="anonymous" w:date="2026-06-18T17:37:00Z">
              <w:rPr>
                <w:rFonts w:ascii="Cambria Math" w:eastAsia="Times New Roman" w:hAnsi="Cambria Math"/>
                <w:lang w:val="en-US"/>
              </w:rPr>
              <m:t>]</m:t>
            </w:ins>
          </m:r>
        </m:oMath>
      </m:oMathPara>
    </w:p>
    <w:p w14:paraId="1C9F5F87" w14:textId="0DA0E5C7" w:rsidR="00BA1D94" w:rsidRPr="00B549D6" w:rsidRDefault="007C7867" w:rsidP="000C062E">
      <w:pPr>
        <w:rPr>
          <w:ins w:id="397" w:author="Михаил Назаров" w:date="2026-06-17T01:50:00Z"/>
          <w:rFonts w:ascii="Cambria Math" w:eastAsia="Times New Roman" w:hAnsi="Cambria Math"/>
          <w:oMath/>
          <w:rPrChange w:id="398" w:author="anonymous" w:date="2026-06-18T17:36:00Z">
            <w:rPr>
              <w:ins w:id="399" w:author="Михаил Назаров" w:date="2026-06-17T01:50:00Z"/>
              <w:rFonts w:eastAsia="Times New Roman"/>
              <w:oMath/>
            </w:rPr>
          </w:rPrChange>
        </w:rPr>
      </w:pPr>
      <m:oMathPara>
        <m:oMath>
          <m:r>
            <w:ins w:id="400" w:author="anonymous" w:date="2026-06-18T17:37:00Z">
              <w:rPr>
                <w:rFonts w:ascii="Cambria Math" w:eastAsia="Times New Roman" w:hAnsi="Cambria Math"/>
              </w:rPr>
              <m:t>IV</m:t>
            </w:ins>
          </m:r>
          <m:r>
            <w:ins w:id="401" w:author="Михаил Назаров" w:date="2026-06-17T01:51:00Z">
              <w:del w:id="402" w:author="anonymous" w:date="2026-06-18T17:37:00Z">
                <w:rPr>
                  <w:rFonts w:ascii="Cambria Math" w:eastAsia="Times New Roman" w:hAnsi="Cambria Math"/>
                  <w:rPrChange w:id="403" w:author="anonymous" w:date="2026-06-18T17:36:00Z">
                    <w:rPr>
                      <w:rFonts w:ascii="Cambria Math" w:eastAsia="Times New Roman" w:hAnsi="Cambria Math"/>
                    </w:rPr>
                  </w:rPrChange>
                </w:rPr>
                <m:t>iv</m:t>
              </w:del>
            </w:ins>
          </m:r>
          <m:r>
            <w:ins w:id="404" w:author="Михаил Назаров" w:date="2026-06-17T01:51:00Z">
              <w:rPr>
                <w:rFonts w:ascii="Cambria Math" w:eastAsia="Times New Roman" w:hAnsi="Cambria Math"/>
                <w:rPrChange w:id="405" w:author="anonymous" w:date="2026-06-18T17:36:00Z">
                  <w:rPr>
                    <w:rFonts w:ascii="Cambria Math" w:eastAsia="Times New Roman" w:hAnsi="Cambria Math"/>
                  </w:rPr>
                </w:rPrChange>
              </w:rPr>
              <m:t xml:space="preserve">  = </m:t>
            </w:ins>
          </m:r>
          <m:sSub>
            <m:sSubPr>
              <m:ctrlPr>
                <w:ins w:id="406" w:author="anonymous" w:date="2026-06-18T17:37:00Z">
                  <w:rPr>
                    <w:rFonts w:ascii="Cambria Math" w:eastAsia="Times New Roman" w:hAnsi="Cambria Math"/>
                    <w:i/>
                    <w:lang w:val="en-US"/>
                  </w:rPr>
                </w:ins>
              </m:ctrlPr>
            </m:sSubPr>
            <m:e>
              <m:r>
                <w:ins w:id="407" w:author="anonymous" w:date="2026-06-18T17:37:00Z">
                  <w:rPr>
                    <w:rFonts w:ascii="Cambria Math" w:eastAsia="Times New Roman" w:hAnsi="Cambria Math"/>
                    <w:lang w:val="en-US"/>
                  </w:rPr>
                  <m:t>h</m:t>
                </w:ins>
              </m:r>
            </m:e>
            <m:sub>
              <m:r>
                <w:ins w:id="408" w:author="anonymous" w:date="2026-06-18T17:37:00Z">
                  <w:rPr>
                    <w:rFonts w:ascii="Cambria Math" w:eastAsia="Times New Roman" w:hAnsi="Cambria Math"/>
                    <w:lang w:val="en-US"/>
                  </w:rPr>
                  <m:t>N-1</m:t>
                </w:ins>
              </m:r>
            </m:sub>
          </m:sSub>
          <m:r>
            <w:ins w:id="409" w:author="Михаил Назаров" w:date="2026-06-17T01:51:00Z">
              <w:del w:id="410" w:author="anonymous" w:date="2026-06-18T17:37:00Z">
                <w:rPr>
                  <w:rFonts w:ascii="Cambria Math" w:eastAsia="Times New Roman" w:hAnsi="Cambria Math"/>
                  <w:rPrChange w:id="411" w:author="anonymous" w:date="2026-06-18T17:36:00Z">
                    <w:rPr>
                      <w:rFonts w:ascii="Cambria Math" w:eastAsia="Times New Roman" w:hAnsi="Cambria Math"/>
                    </w:rPr>
                  </w:rPrChange>
                </w:rPr>
                <m:t>h_{N-1}</m:t>
              </w:del>
            </w:ins>
          </m:r>
          <m:r>
            <w:ins w:id="412" w:author="Михаил Назаров" w:date="2026-06-17T01:51:00Z">
              <w:rPr>
                <w:rFonts w:ascii="Cambria Math" w:eastAsia="Times New Roman" w:hAnsi="Cambria Math"/>
                <w:rPrChange w:id="413" w:author="anonymous" w:date="2026-06-18T17:36:00Z">
                  <w:rPr>
                    <w:rFonts w:ascii="Cambria Math" w:eastAsia="Times New Roman" w:hAnsi="Cambria Math"/>
                  </w:rPr>
                </w:rPrChange>
              </w:rPr>
              <m:t>[16:32]</m:t>
            </w:ins>
          </m:r>
        </m:oMath>
      </m:oMathPara>
    </w:p>
    <w:p w14:paraId="393F769B" w14:textId="0F2EB862" w:rsidR="006D4727" w:rsidRPr="006D4727" w:rsidDel="00B34368" w:rsidRDefault="000C0E2A">
      <w:pPr>
        <w:pStyle w:val="-732"/>
        <w:rPr>
          <w:del w:id="414" w:author="Михаил Назаров" w:date="2026-06-17T01:51:00Z"/>
          <w:rPrChange w:id="415" w:author="Михаил Назаров" w:date="2026-06-17T01:50:00Z">
            <w:rPr>
              <w:del w:id="416" w:author="Михаил Назаров" w:date="2026-06-17T01:51:00Z"/>
              <w:lang w:val="ru-RU"/>
            </w:rPr>
          </w:rPrChange>
        </w:rPr>
        <w:pPrChange w:id="417" w:author="Михаил Назаров" w:date="2026-06-17T01:55:00Z">
          <w:pPr>
            <w:pStyle w:val="732-5"/>
          </w:pPr>
        </w:pPrChange>
      </w:pPr>
      <w:del w:id="418" w:author="Михаил Назаров" w:date="2026-06-17T01:49:00Z">
        <w:r w:rsidRPr="00AF636B" w:rsidDel="006D4727">
          <w:delText>Листинг</w:delText>
        </w:r>
        <w:r w:rsidRPr="00483E4A" w:rsidDel="006D4727">
          <w:delText xml:space="preserve"> 1.</w:delText>
        </w:r>
        <w:r w:rsidR="00C950C9" w:rsidRPr="006D4727" w:rsidDel="006D4727">
          <w:rPr>
            <w:rPrChange w:id="419" w:author="Михаил Назаров" w:date="2026-06-17T01:50:00Z">
              <w:rPr/>
            </w:rPrChange>
          </w:rPr>
          <w:delText>5</w:delText>
        </w:r>
      </w:del>
    </w:p>
    <w:p w14:paraId="69428DE4" w14:textId="0BDBE42D" w:rsidR="008F5EA8" w:rsidRPr="00720A01" w:rsidDel="00BA1D94" w:rsidRDefault="008F5EA8">
      <w:pPr>
        <w:pStyle w:val="-732"/>
        <w:rPr>
          <w:del w:id="420" w:author="Михаил Назаров" w:date="2026-06-17T01:51:00Z"/>
        </w:rPr>
      </w:pPr>
      <w:del w:id="421" w:author="Михаил Назаров" w:date="2026-06-17T01:51:00Z">
        <w:r w:rsidRPr="006D4727" w:rsidDel="00BA1D94">
          <w:delText xml:space="preserve">    </w:delText>
        </w:r>
        <m:oMath>
          <m:r>
            <w:rPr>
              <w:rFonts w:ascii="Cambria Math" w:hAnsi="Cambria Math"/>
            </w:rPr>
            <m:t>h</m:t>
          </m:r>
          <m:r>
            <m:rPr>
              <m:sty m:val="p"/>
            </m:rPr>
            <w:rPr>
              <w:rFonts w:ascii="Cambria Math" w:hAnsi="Cambria Math" w:cs="Cambria Math"/>
            </w:rPr>
            <m:t>₀</m:t>
          </m:r>
          <m:r>
            <m:rPr>
              <m:sty m:val="p"/>
            </m:rPr>
            <w:rPr>
              <w:rFonts w:ascii="Cambria Math" w:hAnsi="Cambria Math"/>
            </w:rPr>
            <m:t xml:space="preserve">  = </m:t>
          </m:r>
          <m:r>
            <w:rPr>
              <w:rFonts w:ascii="Cambria Math" w:hAnsi="Cambria Math"/>
            </w:rPr>
            <m:t>SHA</m:t>
          </m:r>
          <m:r>
            <m:rPr>
              <m:sty m:val="p"/>
            </m:rPr>
            <w:rPr>
              <w:rFonts w:ascii="Cambria Math" w:hAnsi="Cambria Math"/>
            </w:rPr>
            <m:t xml:space="preserve">-256( </m:t>
          </m:r>
          <m:r>
            <w:rPr>
              <w:rFonts w:ascii="Cambria Math" w:hAnsi="Cambria Math"/>
            </w:rPr>
            <m:t>P</m:t>
          </m:r>
          <m:r>
            <m:rPr>
              <m:sty m:val="p"/>
            </m:rPr>
            <w:rPr>
              <w:rFonts w:ascii="Cambria Math" w:hAnsi="Cambria Math"/>
            </w:rPr>
            <m:t xml:space="preserve"> || </m:t>
          </m:r>
          <m:r>
            <w:rPr>
              <w:rFonts w:ascii="Cambria Math" w:hAnsi="Cambria Math"/>
            </w:rPr>
            <m:t>S</m:t>
          </m:r>
          <m:r>
            <m:rPr>
              <m:sty m:val="p"/>
            </m:rPr>
            <w:rPr>
              <w:rFonts w:ascii="Cambria Math" w:hAnsi="Cambria Math"/>
            </w:rPr>
            <m:t xml:space="preserve"> )</m:t>
          </m:r>
        </m:oMath>
      </w:del>
    </w:p>
    <w:p w14:paraId="394A606F" w14:textId="4A91DA06" w:rsidR="008F5EA8" w:rsidRPr="00720A01" w:rsidDel="00BA1D94" w:rsidRDefault="008F5EA8">
      <w:pPr>
        <w:pStyle w:val="-732"/>
        <w:rPr>
          <w:del w:id="422" w:author="Михаил Назаров" w:date="2026-06-17T01:51:00Z"/>
        </w:rPr>
      </w:pPr>
      <w:del w:id="423" w:author="Михаил Назаров" w:date="2026-06-17T01:51:00Z">
        <w:r w:rsidRPr="00720A01" w:rsidDel="00BA1D94">
          <w:delText xml:space="preserve">    h</w:delText>
        </w:r>
        <w:r w:rsidDel="00BA1D94">
          <w:delText>ᵢ</w:delText>
        </w:r>
        <w:r w:rsidRPr="00720A01" w:rsidDel="00BA1D94">
          <w:delText xml:space="preserve">  = SHA-256( h</w:delText>
        </w:r>
        <w:r w:rsidDel="00BA1D94">
          <w:delText>ᵢ</w:delText>
        </w:r>
        <w:r w:rsidRPr="00720A01" w:rsidDel="00BA1D94">
          <w:rPr>
            <w:rFonts w:ascii="Cambria Math" w:hAnsi="Cambria Math" w:cs="Cambria Math"/>
          </w:rPr>
          <w:delText>₋₁</w:delText>
        </w:r>
        <w:r w:rsidRPr="00720A01" w:rsidDel="00BA1D94">
          <w:delText xml:space="preserve"> )    </w:delText>
        </w:r>
        <w:r w:rsidDel="00BA1D94">
          <w:delText>для</w:delText>
        </w:r>
        <w:r w:rsidRPr="00720A01" w:rsidDel="00BA1D94">
          <w:delText xml:space="preserve"> i = 1, 2, ..., N − 1</w:delText>
        </w:r>
      </w:del>
    </w:p>
    <w:p w14:paraId="75625EC8" w14:textId="394EDC81" w:rsidR="008F5EA8" w:rsidRPr="00720A01" w:rsidDel="00B34368" w:rsidRDefault="008F5EA8">
      <w:pPr>
        <w:pStyle w:val="-732"/>
        <w:rPr>
          <w:del w:id="424" w:author="Михаил Назаров" w:date="2026-06-17T01:51:00Z"/>
        </w:rPr>
      </w:pPr>
      <w:del w:id="425" w:author="Михаил Назаров" w:date="2026-06-17T01:51:00Z">
        <w:r w:rsidRPr="00720A01" w:rsidDel="00B34368">
          <w:delText xml:space="preserve">    </w:delText>
        </w:r>
        <w:bookmarkStart w:id="426" w:name="_Hlk232553509"/>
        <w:r w:rsidRPr="00720A01" w:rsidDel="00B34368">
          <w:delText>key = h_{N-1}[0:16</w:delText>
        </w:r>
        <w:bookmarkEnd w:id="426"/>
        <w:r w:rsidRPr="00720A01" w:rsidDel="00B34368">
          <w:delText>]</w:delText>
        </w:r>
      </w:del>
    </w:p>
    <w:p w14:paraId="59DB2467" w14:textId="1573DA8D" w:rsidR="008F5EA8" w:rsidDel="00B34368" w:rsidRDefault="008F5EA8">
      <w:pPr>
        <w:pStyle w:val="-732"/>
        <w:rPr>
          <w:del w:id="427" w:author="Михаил Назаров" w:date="2026-06-17T01:51:00Z"/>
        </w:rPr>
      </w:pPr>
      <w:del w:id="428" w:author="Михаил Назаров" w:date="2026-06-17T01:51:00Z">
        <w:r w:rsidRPr="00720A01" w:rsidDel="00B34368">
          <w:delText xml:space="preserve">    iv  = h_{N-1}[16:32]</w:delText>
        </w:r>
      </w:del>
    </w:p>
    <w:p w14:paraId="3C61A6C3" w14:textId="77777777" w:rsidR="004A1BCF" w:rsidRPr="00720A01" w:rsidRDefault="004A1BCF">
      <w:pPr>
        <w:pStyle w:val="-732"/>
      </w:pPr>
    </w:p>
    <w:p w14:paraId="47106619" w14:textId="6AAC3EF6" w:rsidR="008F5EA8" w:rsidRDefault="008F5EA8" w:rsidP="007C7867">
      <w:pPr>
        <w:ind w:firstLine="720"/>
        <w:pPrChange w:id="429" w:author="anonymous" w:date="2026-06-18T17:38:00Z">
          <w:pPr>
            <w:spacing w:after="120"/>
            <w:ind w:firstLine="720"/>
          </w:pPr>
        </w:pPrChange>
      </w:pPr>
      <w:r>
        <w:rPr>
          <w:rFonts w:eastAsia="Times New Roman" w:cs="Times New Roman"/>
          <w:szCs w:val="28"/>
        </w:rPr>
        <w:t>Здесь</w:t>
      </w:r>
      <w:r w:rsidRPr="00F12AA2">
        <w:rPr>
          <w:rFonts w:eastAsia="Times New Roman" w:cs="Times New Roman"/>
          <w:szCs w:val="28"/>
        </w:rPr>
        <w:t xml:space="preserve"> </w:t>
      </w:r>
      <w:r w:rsidR="00F211CB" w:rsidRPr="00F12AA2">
        <w:rPr>
          <w:rFonts w:eastAsia="Times New Roman" w:cs="Times New Roman"/>
          <w:szCs w:val="28"/>
        </w:rPr>
        <w:t>“</w:t>
      </w:r>
      <m:oMath>
        <m:d>
          <m:dPr>
            <m:begChr m:val="|"/>
            <m:endChr m:val="|"/>
            <m:ctrlPr>
              <w:ins w:id="430" w:author="anonymous" w:date="2026-06-18T17:37:00Z">
                <w:rPr>
                  <w:rFonts w:ascii="Cambria Math" w:eastAsia="Consolas" w:hAnsi="Cambria Math"/>
                  <w:i/>
                  <w:lang w:val="en-US"/>
                </w:rPr>
              </w:ins>
            </m:ctrlPr>
          </m:dPr>
          <m:e>
            <m:r>
              <w:ins w:id="431" w:author="anonymous" w:date="2026-06-18T17:37:00Z">
                <w:rPr>
                  <w:rFonts w:ascii="Cambria Math" w:eastAsia="Consolas" w:hAnsi="Cambria Math"/>
                  <w:rPrChange w:id="432" w:author="anonymous" w:date="2026-06-18T17:37:00Z">
                    <w:rPr>
                      <w:rFonts w:ascii="Cambria Math" w:eastAsia="Consolas" w:hAnsi="Cambria Math"/>
                      <w:lang w:val="en-US"/>
                    </w:rPr>
                  </w:rPrChange>
                </w:rPr>
                <m:t xml:space="preserve"> </m:t>
              </w:ins>
            </m:r>
          </m:e>
        </m:d>
      </m:oMath>
      <w:del w:id="433" w:author="anonymous" w:date="2026-06-18T17:37:00Z">
        <w:r w:rsidRPr="00F12AA2" w:rsidDel="00B549D6">
          <w:rPr>
            <w:rFonts w:eastAsia="Times New Roman" w:cs="Times New Roman"/>
            <w:szCs w:val="28"/>
          </w:rPr>
          <w:delText>||</w:delText>
        </w:r>
      </w:del>
      <w:r w:rsidR="00F211CB" w:rsidRPr="00F12AA2">
        <w:rPr>
          <w:rFonts w:eastAsia="Times New Roman" w:cs="Times New Roman"/>
          <w:szCs w:val="28"/>
        </w:rPr>
        <w:t>”</w:t>
      </w:r>
      <w:r w:rsidRPr="00F12AA2">
        <w:rPr>
          <w:rFonts w:eastAsia="Times New Roman" w:cs="Times New Roman"/>
          <w:szCs w:val="28"/>
        </w:rPr>
        <w:t xml:space="preserve"> </w:t>
      </w:r>
      <w:r>
        <w:rPr>
          <w:rFonts w:eastAsia="Times New Roman" w:cs="Times New Roman"/>
          <w:szCs w:val="28"/>
        </w:rPr>
        <w:t>обозначает</w:t>
      </w:r>
      <w:r w:rsidRPr="00F12AA2">
        <w:rPr>
          <w:rFonts w:eastAsia="Times New Roman" w:cs="Times New Roman"/>
          <w:szCs w:val="28"/>
        </w:rPr>
        <w:t xml:space="preserve"> </w:t>
      </w:r>
      <w:r>
        <w:rPr>
          <w:rFonts w:eastAsia="Times New Roman" w:cs="Times New Roman"/>
          <w:szCs w:val="28"/>
        </w:rPr>
        <w:t>конкатенацию</w:t>
      </w:r>
      <w:r w:rsidRPr="00F12AA2">
        <w:rPr>
          <w:rFonts w:eastAsia="Times New Roman" w:cs="Times New Roman"/>
          <w:szCs w:val="28"/>
        </w:rPr>
        <w:t xml:space="preserve"> </w:t>
      </w:r>
      <w:r>
        <w:rPr>
          <w:rFonts w:eastAsia="Times New Roman" w:cs="Times New Roman"/>
          <w:szCs w:val="28"/>
        </w:rPr>
        <w:t>байтов</w:t>
      </w:r>
      <w:r w:rsidRPr="00F12AA2">
        <w:rPr>
          <w:rFonts w:eastAsia="Times New Roman" w:cs="Times New Roman"/>
          <w:szCs w:val="28"/>
        </w:rPr>
        <w:t xml:space="preserve">. </w:t>
      </w:r>
      <w:r>
        <w:rPr>
          <w:rFonts w:eastAsia="Times New Roman" w:cs="Times New Roman"/>
          <w:szCs w:val="28"/>
        </w:rPr>
        <w:t xml:space="preserve">Итоговое значение </w:t>
      </w:r>
      <m:oMath>
        <m:r>
          <w:rPr>
            <w:rFonts w:ascii="Cambria Math" w:eastAsia="Times New Roman" w:hAnsi="Cambria Math" w:cs="Times New Roman"/>
            <w:szCs w:val="28"/>
            <w:rPrChange w:id="434" w:author="anonymous" w:date="2026-06-18T17:37:00Z">
              <w:rPr>
                <w:rFonts w:ascii="Cambria Math" w:eastAsia="Times New Roman" w:hAnsi="Cambria Math" w:cs="Times New Roman"/>
                <w:szCs w:val="28"/>
              </w:rPr>
            </w:rPrChange>
          </w:rPr>
          <m:t>h</m:t>
        </m:r>
      </m:oMath>
      <w:r>
        <w:rPr>
          <w:rFonts w:eastAsia="Times New Roman" w:cs="Times New Roman"/>
          <w:szCs w:val="28"/>
        </w:rPr>
        <w:t xml:space="preserve"> после </w:t>
      </w:r>
      <m:oMath>
        <m:r>
          <w:rPr>
            <w:rFonts w:ascii="Cambria Math" w:eastAsia="Times New Roman" w:hAnsi="Cambria Math" w:cs="Times New Roman"/>
            <w:szCs w:val="28"/>
            <w:rPrChange w:id="435" w:author="anonymous" w:date="2026-06-18T17:37:00Z">
              <w:rPr>
                <w:rFonts w:ascii="Cambria Math" w:eastAsia="Times New Roman" w:hAnsi="Cambria Math" w:cs="Times New Roman"/>
                <w:szCs w:val="28"/>
              </w:rPr>
            </w:rPrChange>
          </w:rPr>
          <m:t>N</m:t>
        </m:r>
      </m:oMath>
      <w:r>
        <w:rPr>
          <w:rFonts w:eastAsia="Times New Roman" w:cs="Times New Roman"/>
          <w:szCs w:val="28"/>
        </w:rPr>
        <w:t xml:space="preserve"> итераций имеет длину 32 байта; первые 16 из них используются в качестве ключа AES-128, последние 16 </w:t>
      </w:r>
      <w:r w:rsidR="0024630A">
        <w:rPr>
          <w:rFonts w:eastAsia="Times New Roman"/>
        </w:rPr>
        <w:t>–</w:t>
      </w:r>
      <w:r>
        <w:rPr>
          <w:rFonts w:eastAsia="Times New Roman" w:cs="Times New Roman"/>
          <w:szCs w:val="28"/>
        </w:rPr>
        <w:t xml:space="preserve"> в качестве вектора инициализации для режима CBC. Любопытно отметить, что в схеме </w:t>
      </w:r>
      <m:oMath>
        <m:r>
          <w:rPr>
            <w:rFonts w:ascii="Cambria Math" w:eastAsia="Times New Roman" w:hAnsi="Cambria Math" w:cs="Times New Roman"/>
            <w:szCs w:val="28"/>
            <w:rPrChange w:id="436" w:author="anonymous" w:date="2026-06-18T17:37:00Z">
              <w:rPr>
                <w:rFonts w:ascii="Cambria Math" w:eastAsia="Times New Roman" w:hAnsi="Cambria Math" w:cs="Times New Roman"/>
                <w:szCs w:val="28"/>
              </w:rPr>
            </w:rPrChange>
          </w:rPr>
          <m:t>IV</m:t>
        </m:r>
      </m:oMath>
      <w:r>
        <w:rPr>
          <w:rFonts w:eastAsia="Times New Roman" w:cs="Times New Roman"/>
          <w:szCs w:val="28"/>
        </w:rPr>
        <w:t xml:space="preserve"> не является случайным значением, а полностью детерминирован парой </w:t>
      </w:r>
      <m:oMath>
        <m:r>
          <w:rPr>
            <w:rFonts w:ascii="Cambria Math" w:eastAsia="Times New Roman" w:hAnsi="Cambria Math" w:cs="Times New Roman"/>
            <w:szCs w:val="28"/>
            <w:rPrChange w:id="437" w:author="anonymous" w:date="2026-06-18T17:37:00Z">
              <w:rPr>
                <w:rFonts w:ascii="Cambria Math" w:eastAsia="Times New Roman" w:hAnsi="Cambria Math" w:cs="Times New Roman"/>
                <w:szCs w:val="28"/>
              </w:rPr>
            </w:rPrChange>
          </w:rPr>
          <m:t>(P, S)</m:t>
        </m:r>
      </m:oMath>
      <w:r>
        <w:rPr>
          <w:rFonts w:eastAsia="Times New Roman" w:cs="Times New Roman"/>
          <w:szCs w:val="28"/>
        </w:rPr>
        <w:t xml:space="preserve">, что также представляет собой отклонение от современных требований (см. подраздел </w:t>
      </w:r>
      <w:r w:rsidR="00AE64A1">
        <w:rPr>
          <w:rFonts w:eastAsia="Times New Roman" w:cs="Times New Roman"/>
          <w:szCs w:val="28"/>
        </w:rPr>
        <w:t>1</w:t>
      </w:r>
      <w:r w:rsidRPr="00AE64A1">
        <w:rPr>
          <w:rFonts w:eastAsia="Times New Roman" w:cs="Times New Roman"/>
          <w:szCs w:val="28"/>
        </w:rPr>
        <w:t>.</w:t>
      </w:r>
      <w:r w:rsidR="004A1BCF" w:rsidRPr="00AE64A1">
        <w:rPr>
          <w:rFonts w:eastAsia="Times New Roman" w:cs="Times New Roman"/>
          <w:szCs w:val="28"/>
        </w:rPr>
        <w:t>4</w:t>
      </w:r>
      <w:r w:rsidRPr="00AE64A1">
        <w:rPr>
          <w:rFonts w:eastAsia="Times New Roman" w:cs="Times New Roman"/>
          <w:szCs w:val="28"/>
        </w:rPr>
        <w:t>.3</w:t>
      </w:r>
      <w:r>
        <w:rPr>
          <w:rFonts w:eastAsia="Times New Roman" w:cs="Times New Roman"/>
          <w:szCs w:val="28"/>
        </w:rPr>
        <w:t>).</w:t>
      </w:r>
    </w:p>
    <w:p w14:paraId="5B29AF63" w14:textId="227A2153" w:rsidR="008F5EA8" w:rsidRDefault="008F5EA8" w:rsidP="007C7867">
      <w:pPr>
        <w:ind w:firstLine="720"/>
        <w:pPrChange w:id="438" w:author="anonymous" w:date="2026-06-18T17:38:00Z">
          <w:pPr>
            <w:spacing w:after="120"/>
            <w:ind w:firstLine="720"/>
          </w:pPr>
        </w:pPrChange>
      </w:pPr>
      <w:r>
        <w:rPr>
          <w:rFonts w:eastAsia="Times New Roman" w:cs="Times New Roman"/>
          <w:szCs w:val="28"/>
        </w:rPr>
        <w:t xml:space="preserve">Принципиальное отличие данной KDF от PBKDF2 заключается в том, что соль и пароль участвуют в вычислении только на самой первой итерации; все последующие </w:t>
      </w:r>
      <m:oMath>
        <m:r>
          <w:rPr>
            <w:rFonts w:ascii="Cambria Math" w:eastAsia="Times New Roman" w:hAnsi="Cambria Math" w:cs="Times New Roman"/>
            <w:szCs w:val="28"/>
            <w:rPrChange w:id="439" w:author="anonymous" w:date="2026-06-18T17:38:00Z">
              <w:rPr>
                <w:rFonts w:ascii="Cambria Math" w:eastAsia="Times New Roman" w:hAnsi="Cambria Math" w:cs="Times New Roman"/>
                <w:szCs w:val="28"/>
              </w:rPr>
            </w:rPrChange>
          </w:rPr>
          <m:t>N-1</m:t>
        </m:r>
      </m:oMath>
      <w:r>
        <w:rPr>
          <w:rFonts w:eastAsia="Times New Roman" w:cs="Times New Roman"/>
          <w:szCs w:val="28"/>
        </w:rPr>
        <w:t xml:space="preserve"> итераций представляют собой просто многократное хеширование результата предыдущей итерации. В PBKDF2, напротив, соль и пароль учитываются на каждой итерации через конструкцию HMAC. </w:t>
      </w:r>
      <w:ins w:id="440" w:author="Михаил Назаров" w:date="2026-06-15T23:38:00Z">
        <w:r w:rsidR="004A447A" w:rsidRPr="004A447A">
          <w:rPr>
            <w:rFonts w:eastAsia="Times New Roman" w:cs="Times New Roman"/>
            <w:szCs w:val="28"/>
          </w:rPr>
          <w:t xml:space="preserve">С точки зрения вычислительной нагрузки на атакующего, по предварительной оценке, </w:t>
        </w:r>
        <w:r w:rsidR="004A447A" w:rsidRPr="004A447A">
          <w:rPr>
            <w:rFonts w:eastAsia="Times New Roman" w:cs="Times New Roman"/>
            <w:szCs w:val="28"/>
          </w:rPr>
          <w:lastRenderedPageBreak/>
          <w:t>обе схемы примерно эквивалентны по числу вычислений SHA-256 на одну итерацию (HMAC-SHA256 требует двух вызовов SHA-256, что вносит лишь постоянный множитель и не меняет асимптотику стойкости к перебору), однако</w:t>
        </w:r>
        <w:r w:rsidR="004A447A" w:rsidRPr="004A447A">
          <w:rPr>
            <w:rFonts w:eastAsia="Times New Roman" w:cs="Times New Roman"/>
            <w:szCs w:val="28"/>
            <w:rPrChange w:id="441" w:author="Михаил Назаров" w:date="2026-06-15T23:38:00Z">
              <w:rPr>
                <w:rFonts w:eastAsia="Times New Roman" w:cs="Times New Roman"/>
                <w:szCs w:val="28"/>
                <w:lang w:val="en-US"/>
              </w:rPr>
            </w:rPrChange>
          </w:rPr>
          <w:t>,</w:t>
        </w:r>
        <w:r w:rsidR="004A447A" w:rsidRPr="004A447A">
          <w:rPr>
            <w:rFonts w:eastAsia="Times New Roman" w:cs="Times New Roman"/>
            <w:szCs w:val="28"/>
          </w:rPr>
          <w:t xml:space="preserve"> с точки зрения формальной криптографической стойкости конструкция GNOME</w:t>
        </w:r>
        <w:r w:rsidR="004A447A" w:rsidRPr="004A447A">
          <w:rPr>
            <w:rFonts w:eastAsia="Times New Roman" w:cs="Times New Roman"/>
            <w:szCs w:val="28"/>
            <w:rPrChange w:id="442" w:author="Михаил Назаров" w:date="2026-06-15T23:38:00Z">
              <w:rPr>
                <w:rFonts w:eastAsia="Times New Roman" w:cs="Times New Roman"/>
                <w:szCs w:val="28"/>
                <w:lang w:val="en-US"/>
              </w:rPr>
            </w:rPrChange>
          </w:rPr>
          <w:t xml:space="preserve"> </w:t>
        </w:r>
      </w:ins>
      <w:del w:id="443" w:author="Михаил Назаров" w:date="2026-06-15T23:38:00Z">
        <w:r w:rsidDel="004A447A">
          <w:rPr>
            <w:rFonts w:eastAsia="Times New Roman" w:cs="Times New Roman"/>
            <w:szCs w:val="28"/>
          </w:rPr>
          <w:delText xml:space="preserve">С точки зрения вычислительной нагрузки на атакующего, по предварительной оценке, обе схемы примерно эквивалентны (одна итерация SHA-256 примерно </w:delText>
        </w:r>
        <w:commentRangeStart w:id="444"/>
        <w:r w:rsidDel="004A447A">
          <w:rPr>
            <w:rFonts w:eastAsia="Times New Roman" w:cs="Times New Roman"/>
            <w:szCs w:val="28"/>
          </w:rPr>
          <w:delText xml:space="preserve">равна </w:delText>
        </w:r>
        <w:commentRangeEnd w:id="444"/>
        <w:r w:rsidR="00CA6560" w:rsidDel="004A447A">
          <w:rPr>
            <w:rStyle w:val="afc"/>
          </w:rPr>
          <w:commentReference w:id="444"/>
        </w:r>
        <w:r w:rsidDel="004A447A">
          <w:rPr>
            <w:rFonts w:eastAsia="Times New Roman" w:cs="Times New Roman"/>
            <w:szCs w:val="28"/>
          </w:rPr>
          <w:delText>одной операции HMAC-SHA25</w:delText>
        </w:r>
        <w:r w:rsidR="009B3C38" w:rsidRPr="0001074A" w:rsidDel="004A447A">
          <w:rPr>
            <w:rFonts w:eastAsia="Times New Roman" w:cs="Times New Roman"/>
            <w:szCs w:val="28"/>
          </w:rPr>
          <w:delText>6</w:delText>
        </w:r>
        <w:r w:rsidDel="004A447A">
          <w:rPr>
            <w:rFonts w:eastAsia="Times New Roman" w:cs="Times New Roman"/>
            <w:szCs w:val="28"/>
          </w:rPr>
          <w:delText>), однако</w:delText>
        </w:r>
      </w:del>
      <w:ins w:id="445" w:author="anonymous" w:date="2026-05-28T12:50:00Z">
        <w:del w:id="446" w:author="Михаил Назаров" w:date="2026-06-15T23:38:00Z">
          <w:r w:rsidR="00CA6560" w:rsidDel="004A447A">
            <w:rPr>
              <w:rFonts w:eastAsia="Times New Roman" w:cs="Times New Roman"/>
              <w:szCs w:val="28"/>
            </w:rPr>
            <w:delText>,</w:delText>
          </w:r>
        </w:del>
      </w:ins>
      <w:del w:id="447" w:author="Михаил Назаров" w:date="2026-06-15T23:38:00Z">
        <w:r w:rsidDel="004A447A">
          <w:rPr>
            <w:rFonts w:eastAsia="Times New Roman" w:cs="Times New Roman"/>
            <w:szCs w:val="28"/>
          </w:rPr>
          <w:delText xml:space="preserve"> с точки зрения формальной криптографической стойкости</w:delText>
        </w:r>
      </w:del>
      <w:ins w:id="448" w:author="anonymous" w:date="2026-05-28T12:50:00Z">
        <w:del w:id="449" w:author="Михаил Назаров" w:date="2026-06-15T23:38:00Z">
          <w:r w:rsidR="00CA6560" w:rsidDel="004A447A">
            <w:rPr>
              <w:rFonts w:eastAsia="Times New Roman" w:cs="Times New Roman"/>
              <w:szCs w:val="28"/>
            </w:rPr>
            <w:delText>,</w:delText>
          </w:r>
        </w:del>
      </w:ins>
      <w:del w:id="450" w:author="Михаил Назаров" w:date="2026-06-15T23:38:00Z">
        <w:r w:rsidDel="004A447A">
          <w:rPr>
            <w:rFonts w:eastAsia="Times New Roman" w:cs="Times New Roman"/>
            <w:szCs w:val="28"/>
          </w:rPr>
          <w:delText xml:space="preserve"> конструкция GNOME </w:delText>
        </w:r>
      </w:del>
      <w:proofErr w:type="spellStart"/>
      <w:r>
        <w:rPr>
          <w:rFonts w:eastAsia="Times New Roman" w:cs="Times New Roman"/>
          <w:szCs w:val="28"/>
        </w:rPr>
        <w:t>Keyring</w:t>
      </w:r>
      <w:proofErr w:type="spellEnd"/>
      <w:r>
        <w:rPr>
          <w:rFonts w:eastAsia="Times New Roman" w:cs="Times New Roman"/>
          <w:szCs w:val="28"/>
        </w:rPr>
        <w:t xml:space="preserve"> не имеет доказательства безопасности в стандартной модели.</w:t>
      </w:r>
    </w:p>
    <w:p w14:paraId="693A4ECA" w14:textId="27E043DA" w:rsidR="008F5EA8" w:rsidRDefault="008F5EA8" w:rsidP="007C7867">
      <w:pPr>
        <w:ind w:firstLine="720"/>
        <w:pPrChange w:id="451" w:author="anonymous" w:date="2026-06-18T17:38:00Z">
          <w:pPr>
            <w:spacing w:after="120"/>
            <w:ind w:firstLine="720"/>
          </w:pPr>
        </w:pPrChange>
      </w:pPr>
      <w:r>
        <w:rPr>
          <w:rFonts w:eastAsia="Times New Roman" w:cs="Times New Roman"/>
          <w:szCs w:val="28"/>
        </w:rPr>
        <w:t xml:space="preserve">Тем не менее на практике </w:t>
      </w:r>
      <w:r w:rsidR="00CA6560">
        <w:rPr>
          <w:rFonts w:eastAsia="Times New Roman" w:cs="Times New Roman"/>
          <w:szCs w:val="28"/>
        </w:rPr>
        <w:t xml:space="preserve">такая </w:t>
      </w:r>
      <w:r>
        <w:rPr>
          <w:rFonts w:eastAsia="Times New Roman" w:cs="Times New Roman"/>
          <w:szCs w:val="28"/>
        </w:rPr>
        <w:t xml:space="preserve">KDF выполняет своё основное функциональное назначение: она замедляет перебор паролей в </w:t>
      </w:r>
      <m:oMath>
        <m:r>
          <w:rPr>
            <w:rFonts w:ascii="Cambria Math" w:eastAsia="Times New Roman" w:hAnsi="Cambria Math" w:cs="Times New Roman"/>
            <w:szCs w:val="28"/>
            <w:rPrChange w:id="452" w:author="anonymous" w:date="2026-06-18T17:38:00Z">
              <w:rPr>
                <w:rFonts w:ascii="Cambria Math" w:eastAsia="Times New Roman" w:hAnsi="Cambria Math" w:cs="Times New Roman"/>
                <w:szCs w:val="28"/>
              </w:rPr>
            </w:rPrChange>
          </w:rPr>
          <m:t>N</m:t>
        </m:r>
      </m:oMath>
      <w:r>
        <w:rPr>
          <w:rFonts w:eastAsia="Times New Roman" w:cs="Times New Roman"/>
          <w:szCs w:val="28"/>
        </w:rPr>
        <w:t xml:space="preserve"> раз по сравнению с однократным хешированием.</w:t>
      </w:r>
      <w:r w:rsidR="004F021E">
        <w:rPr>
          <w:rFonts w:eastAsia="Times New Roman" w:cs="Times New Roman"/>
          <w:szCs w:val="28"/>
        </w:rPr>
        <w:t xml:space="preserve"> Т</w:t>
      </w:r>
      <w:r w:rsidR="004F021E" w:rsidRPr="004F021E">
        <w:rPr>
          <w:rFonts w:eastAsia="Times New Roman" w:cs="Times New Roman"/>
          <w:szCs w:val="28"/>
        </w:rPr>
        <w:t xml:space="preserve">ипичные значения </w:t>
      </w:r>
      <m:oMath>
        <m:r>
          <w:rPr>
            <w:rFonts w:ascii="Cambria Math" w:eastAsia="Times New Roman" w:hAnsi="Cambria Math" w:cs="Times New Roman"/>
            <w:szCs w:val="28"/>
            <w:rPrChange w:id="453" w:author="anonymous" w:date="2026-06-18T17:38:00Z">
              <w:rPr>
                <w:rFonts w:ascii="Cambria Math" w:eastAsia="Times New Roman" w:hAnsi="Cambria Math" w:cs="Times New Roman"/>
                <w:szCs w:val="28"/>
              </w:rPr>
            </w:rPrChange>
          </w:rPr>
          <m:t>N</m:t>
        </m:r>
      </m:oMath>
      <w:r w:rsidR="004F021E" w:rsidRPr="004F021E">
        <w:rPr>
          <w:rFonts w:eastAsia="Times New Roman" w:cs="Times New Roman"/>
          <w:szCs w:val="28"/>
        </w:rPr>
        <w:t xml:space="preserve"> варьируются в пределах 1000</w:t>
      </w:r>
      <w:r w:rsidR="000E6480">
        <w:rPr>
          <w:rFonts w:eastAsia="Times New Roman" w:cs="Times New Roman"/>
          <w:szCs w:val="28"/>
        </w:rPr>
        <w:t>-</w:t>
      </w:r>
      <w:r w:rsidR="004F021E" w:rsidRPr="004F021E">
        <w:rPr>
          <w:rFonts w:eastAsia="Times New Roman" w:cs="Times New Roman"/>
          <w:szCs w:val="28"/>
        </w:rPr>
        <w:t>2500, что обеспечивает приемлемый уровень задержки при авторизации без критического влияния на производительность.</w:t>
      </w:r>
    </w:p>
    <w:p w14:paraId="3C117550" w14:textId="0EAD1F7F" w:rsidR="00C030C4" w:rsidRPr="00B04E89" w:rsidRDefault="00FA2AC2" w:rsidP="007C7867">
      <w:pPr>
        <w:ind w:firstLine="720"/>
        <w:rPr>
          <w:rFonts w:eastAsia="Times New Roman" w:cs="Times New Roman"/>
          <w:szCs w:val="28"/>
        </w:rPr>
        <w:pPrChange w:id="454" w:author="anonymous" w:date="2026-06-18T17:38:00Z">
          <w:pPr>
            <w:spacing w:after="120"/>
            <w:ind w:firstLine="720"/>
          </w:pPr>
        </w:pPrChange>
      </w:pPr>
      <w:r w:rsidRPr="00FA2AC2">
        <w:rPr>
          <w:rFonts w:eastAsia="Times New Roman" w:cs="Times New Roman"/>
          <w:szCs w:val="28"/>
        </w:rPr>
        <w:t xml:space="preserve">В практической части работы алгоритм KDF был реализован на языке </w:t>
      </w:r>
      <w:proofErr w:type="spellStart"/>
      <w:r w:rsidRPr="00FA2AC2">
        <w:rPr>
          <w:rFonts w:eastAsia="Times New Roman" w:cs="Times New Roman"/>
          <w:szCs w:val="28"/>
        </w:rPr>
        <w:t>Python</w:t>
      </w:r>
      <w:proofErr w:type="spellEnd"/>
      <w:ins w:id="455" w:author="anonymous" w:date="2026-06-18T17:38:00Z">
        <w:r w:rsidR="007C7867" w:rsidRPr="007C7867">
          <w:rPr>
            <w:rFonts w:eastAsia="Times New Roman" w:cs="Times New Roman"/>
            <w:szCs w:val="28"/>
            <w:rPrChange w:id="456" w:author="anonymous" w:date="2026-06-18T17:38:00Z">
              <w:rPr>
                <w:rFonts w:eastAsia="Times New Roman" w:cs="Times New Roman"/>
                <w:szCs w:val="28"/>
                <w:lang w:val="en-US"/>
              </w:rPr>
            </w:rPrChange>
          </w:rPr>
          <w:t xml:space="preserve"> (</w:t>
        </w:r>
        <w:r w:rsidR="007C7867">
          <w:rPr>
            <w:rFonts w:eastAsia="Times New Roman" w:cs="Times New Roman"/>
            <w:szCs w:val="28"/>
          </w:rPr>
          <w:t>см. листинг 1.6).</w:t>
        </w:r>
      </w:ins>
      <w:del w:id="457" w:author="anonymous" w:date="2026-06-18T17:38:00Z">
        <w:r w:rsidR="00C030C4" w:rsidRPr="00C030C4" w:rsidDel="007C7867">
          <w:rPr>
            <w:rFonts w:eastAsia="Times New Roman" w:cs="Times New Roman"/>
            <w:szCs w:val="28"/>
          </w:rPr>
          <w:delText>:</w:delText>
        </w:r>
      </w:del>
    </w:p>
    <w:p w14:paraId="7A5712DD" w14:textId="77777777" w:rsidR="00C030C4" w:rsidRPr="00F12AA2" w:rsidRDefault="00C030C4" w:rsidP="001C0D39">
      <w:pPr>
        <w:pStyle w:val="-732"/>
        <w:rPr>
          <w:lang w:val="ru-RU"/>
        </w:rPr>
      </w:pPr>
    </w:p>
    <w:p w14:paraId="6C512E5B" w14:textId="7F2EA8DF" w:rsidR="00C030C4" w:rsidRPr="00C030C4" w:rsidRDefault="00C030C4" w:rsidP="00C030C4">
      <w:pPr>
        <w:pStyle w:val="732-5"/>
      </w:pPr>
      <w:proofErr w:type="spellStart"/>
      <w:r w:rsidRPr="00C030C4">
        <w:t>Листинг</w:t>
      </w:r>
      <w:proofErr w:type="spellEnd"/>
      <w:r w:rsidRPr="00C030C4">
        <w:t xml:space="preserve"> 1.6</w:t>
      </w:r>
    </w:p>
    <w:p w14:paraId="1A001925" w14:textId="24C6DCBD" w:rsidR="004021CA" w:rsidRPr="004021CA" w:rsidRDefault="008F5EA8" w:rsidP="001C0D39">
      <w:pPr>
        <w:pStyle w:val="-732"/>
      </w:pPr>
      <w:r w:rsidRPr="00720A01">
        <w:t xml:space="preserve">def </w:t>
      </w:r>
      <w:proofErr w:type="spellStart"/>
      <w:r w:rsidRPr="00720A01">
        <w:t>derive_</w:t>
      </w:r>
      <w:proofErr w:type="gramStart"/>
      <w:r w:rsidRPr="00720A01">
        <w:t>key</w:t>
      </w:r>
      <w:proofErr w:type="spellEnd"/>
      <w:r w:rsidRPr="00720A01">
        <w:t>(</w:t>
      </w:r>
      <w:proofErr w:type="gramEnd"/>
      <w:r w:rsidRPr="00720A01">
        <w:t>password: str</w:t>
      </w:r>
      <w:r w:rsidR="004021CA" w:rsidRPr="00C25DDB">
        <w:t>,</w:t>
      </w:r>
    </w:p>
    <w:p w14:paraId="24595BDB" w14:textId="1E2776EE" w:rsidR="004021CA" w:rsidRDefault="004021CA" w:rsidP="001C0D39">
      <w:pPr>
        <w:pStyle w:val="-732"/>
      </w:pPr>
      <w:r w:rsidRPr="00C556AB">
        <w:t xml:space="preserve">               </w:t>
      </w:r>
      <w:r w:rsidR="008F5EA8" w:rsidRPr="00720A01">
        <w:t>salt: bytes,</w:t>
      </w:r>
    </w:p>
    <w:p w14:paraId="4199451F" w14:textId="6B0A503D" w:rsidR="008F5EA8" w:rsidRPr="00720A01" w:rsidRDefault="004021CA" w:rsidP="001C0D39">
      <w:pPr>
        <w:pStyle w:val="-732"/>
      </w:pPr>
      <w:r w:rsidRPr="00C556AB">
        <w:t xml:space="preserve">               </w:t>
      </w:r>
      <w:r w:rsidR="008F5EA8" w:rsidRPr="00720A01">
        <w:t xml:space="preserve">iterations: int) -&gt; </w:t>
      </w:r>
      <w:proofErr w:type="gramStart"/>
      <w:r w:rsidR="008F5EA8" w:rsidRPr="00720A01">
        <w:t>tuple[</w:t>
      </w:r>
      <w:proofErr w:type="gramEnd"/>
      <w:r w:rsidR="008F5EA8" w:rsidRPr="00720A01">
        <w:t>bytes, bytes]:</w:t>
      </w:r>
    </w:p>
    <w:p w14:paraId="2FFD9A24" w14:textId="77777777" w:rsidR="008F5EA8" w:rsidRPr="00720A01" w:rsidRDefault="008F5EA8" w:rsidP="001C0D39">
      <w:pPr>
        <w:pStyle w:val="-732"/>
      </w:pPr>
      <w:r w:rsidRPr="00FA2AC2">
        <w:t xml:space="preserve">    </w:t>
      </w:r>
      <w:r w:rsidRPr="00720A01">
        <w:t xml:space="preserve">h = </w:t>
      </w:r>
      <w:proofErr w:type="gramStart"/>
      <w:r w:rsidRPr="00720A01">
        <w:t>hashlib.sha</w:t>
      </w:r>
      <w:proofErr w:type="gramEnd"/>
      <w:r w:rsidRPr="00720A01">
        <w:t>256(</w:t>
      </w:r>
      <w:proofErr w:type="spellStart"/>
      <w:r w:rsidRPr="00720A01">
        <w:t>password.encode</w:t>
      </w:r>
      <w:proofErr w:type="spellEnd"/>
      <w:r w:rsidRPr="00720A01">
        <w:t>('utf-8') + salt).digest()</w:t>
      </w:r>
    </w:p>
    <w:p w14:paraId="2F0F35CA" w14:textId="77777777" w:rsidR="008F5EA8" w:rsidRPr="00720A01" w:rsidRDefault="008F5EA8" w:rsidP="001C0D39">
      <w:pPr>
        <w:pStyle w:val="-732"/>
      </w:pPr>
      <w:r w:rsidRPr="00720A01">
        <w:t xml:space="preserve">    for _ in </w:t>
      </w:r>
      <w:proofErr w:type="gramStart"/>
      <w:r w:rsidRPr="00720A01">
        <w:t>range(</w:t>
      </w:r>
      <w:proofErr w:type="gramEnd"/>
      <w:r w:rsidRPr="00720A01">
        <w:t>iterations - 1):</w:t>
      </w:r>
    </w:p>
    <w:p w14:paraId="758F50A2" w14:textId="77777777" w:rsidR="008F5EA8" w:rsidRPr="00720A01" w:rsidRDefault="008F5EA8" w:rsidP="004575D2">
      <w:pPr>
        <w:pStyle w:val="-732"/>
      </w:pPr>
      <w:r w:rsidRPr="00720A01">
        <w:t xml:space="preserve">        h = </w:t>
      </w:r>
      <w:proofErr w:type="gramStart"/>
      <w:r w:rsidRPr="00720A01">
        <w:t>hashlib.sha</w:t>
      </w:r>
      <w:proofErr w:type="gramEnd"/>
      <w:r w:rsidRPr="00720A01">
        <w:t>256(h).digest()</w:t>
      </w:r>
    </w:p>
    <w:p w14:paraId="16155748" w14:textId="4C57B708" w:rsidR="008F5EA8" w:rsidRPr="00F12AA2" w:rsidRDefault="008F5EA8" w:rsidP="004575D2">
      <w:pPr>
        <w:pStyle w:val="-732"/>
        <w:rPr>
          <w:lang w:val="ru-RU"/>
        </w:rPr>
      </w:pPr>
      <w:r w:rsidRPr="00720A01">
        <w:t xml:space="preserve">    </w:t>
      </w:r>
      <w:r>
        <w:t>return</w:t>
      </w:r>
      <w:r w:rsidRPr="00F12AA2">
        <w:rPr>
          <w:lang w:val="ru-RU"/>
        </w:rPr>
        <w:t xml:space="preserve"> </w:t>
      </w:r>
      <w:proofErr w:type="gramStart"/>
      <w:r>
        <w:t>h</w:t>
      </w:r>
      <w:r w:rsidRPr="00F12AA2">
        <w:rPr>
          <w:lang w:val="ru-RU"/>
        </w:rPr>
        <w:t>[</w:t>
      </w:r>
      <w:proofErr w:type="gramEnd"/>
      <w:r w:rsidRPr="00F12AA2">
        <w:rPr>
          <w:lang w:val="ru-RU"/>
        </w:rPr>
        <w:t xml:space="preserve">:16], </w:t>
      </w:r>
      <w:r>
        <w:t>h</w:t>
      </w:r>
      <w:r w:rsidRPr="00F12AA2">
        <w:rPr>
          <w:lang w:val="ru-RU"/>
        </w:rPr>
        <w:t>[16:32]</w:t>
      </w:r>
    </w:p>
    <w:p w14:paraId="5C159A07" w14:textId="77777777" w:rsidR="0001074A" w:rsidRPr="00F12AA2" w:rsidRDefault="0001074A" w:rsidP="004575D2">
      <w:pPr>
        <w:pStyle w:val="-732"/>
        <w:rPr>
          <w:lang w:val="ru-RU"/>
        </w:rPr>
      </w:pPr>
    </w:p>
    <w:p w14:paraId="105CA26C" w14:textId="21F8A1D0" w:rsidR="0001074A" w:rsidRPr="0001074A" w:rsidRDefault="004B3ABF" w:rsidP="0001074A">
      <w:pPr>
        <w:rPr>
          <w:rFonts w:eastAsia="Times New Roman"/>
        </w:rPr>
      </w:pPr>
      <w:r w:rsidRPr="004B3ABF">
        <w:rPr>
          <w:rFonts w:eastAsia="Times New Roman"/>
        </w:rPr>
        <w:t xml:space="preserve">Корректность функции проверялась на тестовых </w:t>
      </w:r>
      <w:proofErr w:type="gramStart"/>
      <w:r w:rsidRPr="004B3ABF">
        <w:rPr>
          <w:rFonts w:eastAsia="Times New Roman"/>
        </w:rPr>
        <w:t>файлах .</w:t>
      </w:r>
      <w:proofErr w:type="spellStart"/>
      <w:r w:rsidRPr="004B3ABF">
        <w:rPr>
          <w:rFonts w:eastAsia="Times New Roman"/>
        </w:rPr>
        <w:t>keyring</w:t>
      </w:r>
      <w:proofErr w:type="spellEnd"/>
      <w:proofErr w:type="gramEnd"/>
      <w:r w:rsidRPr="004B3ABF">
        <w:rPr>
          <w:rFonts w:eastAsia="Times New Roman"/>
        </w:rPr>
        <w:t xml:space="preserve">, созданных в рамках настоящей работы на тестовой системе Ubuntu 25.10 с заранее заданным мастер-паролем. При использовании вычисленных ключа и </w:t>
      </w:r>
      <m:oMath>
        <m:r>
          <w:rPr>
            <w:rFonts w:ascii="Cambria Math" w:eastAsia="Times New Roman" w:hAnsi="Cambria Math"/>
            <w:rPrChange w:id="458" w:author="anonymous" w:date="2026-06-18T17:38:00Z">
              <w:rPr>
                <w:rFonts w:ascii="Cambria Math" w:eastAsia="Times New Roman" w:hAnsi="Cambria Math"/>
              </w:rPr>
            </w:rPrChange>
          </w:rPr>
          <m:t>IV</m:t>
        </m:r>
      </m:oMath>
      <w:r w:rsidRPr="004B3ABF">
        <w:rPr>
          <w:rFonts w:eastAsia="Times New Roman"/>
        </w:rPr>
        <w:t xml:space="preserve"> данные успешно расшифровывались, а MD5-проверка проходила без ошибок. Это подтверждает, что реализация верно воспроизводит логику работы gnome-keyring.</w:t>
      </w:r>
    </w:p>
    <w:p w14:paraId="72263A47" w14:textId="05B534D1" w:rsidR="008F5EA8" w:rsidRDefault="008F5EA8" w:rsidP="00B549D6">
      <w:pPr>
        <w:pStyle w:val="3"/>
        <w:pPrChange w:id="459" w:author="anonymous" w:date="2026-06-18T17:27:00Z">
          <w:pPr>
            <w:pStyle w:val="3"/>
          </w:pPr>
        </w:pPrChange>
      </w:pPr>
      <w:bookmarkStart w:id="460" w:name="_Toc232584307"/>
      <w:r>
        <w:lastRenderedPageBreak/>
        <w:t>Алгоритм шифрования</w:t>
      </w:r>
      <w:r w:rsidR="004021CA">
        <w:t xml:space="preserve"> </w:t>
      </w:r>
      <w:r>
        <w:t>AES-128-CBC</w:t>
      </w:r>
      <w:bookmarkEnd w:id="460"/>
    </w:p>
    <w:p w14:paraId="3F96A343" w14:textId="5A1B4AB1" w:rsidR="008F5EA8" w:rsidRDefault="008F5EA8" w:rsidP="00244955">
      <w:r>
        <w:rPr>
          <w:rFonts w:eastAsia="Times New Roman"/>
        </w:rPr>
        <w:t>Для шифрования содержимого хранилища применяется блочный шифр AES</w:t>
      </w:r>
      <w:r w:rsidR="00244955">
        <w:rPr>
          <w:rFonts w:eastAsia="Times New Roman"/>
        </w:rPr>
        <w:t xml:space="preserve"> </w:t>
      </w:r>
      <w:r>
        <w:rPr>
          <w:rFonts w:eastAsia="Times New Roman"/>
        </w:rPr>
        <w:t xml:space="preserve">с длиной ключа 128 бит в режиме сцепления блоков </w:t>
      </w:r>
      <w:proofErr w:type="spellStart"/>
      <w:r>
        <w:rPr>
          <w:rFonts w:eastAsia="Times New Roman"/>
        </w:rPr>
        <w:t>шифротекста</w:t>
      </w:r>
      <w:proofErr w:type="spellEnd"/>
      <w:r>
        <w:rPr>
          <w:rFonts w:eastAsia="Times New Roman"/>
        </w:rPr>
        <w:t xml:space="preserve"> (</w:t>
      </w:r>
      <w:proofErr w:type="spellStart"/>
      <w:r>
        <w:rPr>
          <w:rFonts w:eastAsia="Times New Roman"/>
        </w:rPr>
        <w:t>Cipher</w:t>
      </w:r>
      <w:proofErr w:type="spellEnd"/>
      <w:r>
        <w:rPr>
          <w:rFonts w:eastAsia="Times New Roman"/>
        </w:rPr>
        <w:t xml:space="preserve"> </w:t>
      </w:r>
      <w:proofErr w:type="spellStart"/>
      <w:r>
        <w:rPr>
          <w:rFonts w:eastAsia="Times New Roman"/>
        </w:rPr>
        <w:t>Block</w:t>
      </w:r>
      <w:proofErr w:type="spellEnd"/>
      <w:r>
        <w:rPr>
          <w:rFonts w:eastAsia="Times New Roman"/>
        </w:rPr>
        <w:t xml:space="preserve"> </w:t>
      </w:r>
      <w:proofErr w:type="spellStart"/>
      <w:r>
        <w:rPr>
          <w:rFonts w:eastAsia="Times New Roman"/>
        </w:rPr>
        <w:t>Chaining</w:t>
      </w:r>
      <w:proofErr w:type="spellEnd"/>
      <w:r>
        <w:rPr>
          <w:rFonts w:eastAsia="Times New Roman"/>
        </w:rPr>
        <w:t>, CBC). Этот выбор был стандартным для криптографических библиотек начала 2000-х годов и оставался применимым до конца десятилетия, однако в настоящее время рекомендации сместились в сторону AEAD-режимов (AES-GCM, ChaCha20-Poly1305).</w:t>
      </w:r>
    </w:p>
    <w:p w14:paraId="110229B8" w14:textId="0B18B10C" w:rsidR="008F5EA8" w:rsidRDefault="008F5EA8" w:rsidP="008F5EA8">
      <w:pPr>
        <w:spacing w:after="120"/>
        <w:ind w:firstLine="720"/>
      </w:pPr>
      <w:r w:rsidRPr="00592AC6">
        <w:t xml:space="preserve">Применение AES-128 в CBC-режиме формально соответствует следующим параметрам: размер блока </w:t>
      </w:r>
      <w:r w:rsidR="0024630A">
        <w:rPr>
          <w:rFonts w:eastAsia="Times New Roman"/>
        </w:rPr>
        <w:t>–</w:t>
      </w:r>
      <w:r w:rsidRPr="00592AC6">
        <w:t xml:space="preserve"> 128 бит, длина ключа </w:t>
      </w:r>
      <w:r w:rsidR="0024630A">
        <w:rPr>
          <w:rFonts w:eastAsia="Times New Roman"/>
        </w:rPr>
        <w:t>–</w:t>
      </w:r>
      <w:r w:rsidRPr="00592AC6">
        <w:t xml:space="preserve"> 128 бит, режим </w:t>
      </w:r>
      <w:r w:rsidR="0024630A">
        <w:rPr>
          <w:rFonts w:eastAsia="Times New Roman"/>
        </w:rPr>
        <w:t>–</w:t>
      </w:r>
      <w:r w:rsidRPr="00592AC6">
        <w:t xml:space="preserve"> CBC, тип </w:t>
      </w:r>
      <w:proofErr w:type="spellStart"/>
      <w:r w:rsidRPr="00592AC6">
        <w:t>padding</w:t>
      </w:r>
      <w:proofErr w:type="spellEnd"/>
      <w:r w:rsidRPr="00592AC6">
        <w:t xml:space="preserve"> </w:t>
      </w:r>
      <w:r w:rsidR="00E2608B" w:rsidRPr="00592AC6">
        <w:t>-</w:t>
      </w:r>
      <w:r w:rsidRPr="00592AC6">
        <w:t xml:space="preserve"> отсутствует (</w:t>
      </w:r>
      <w:proofErr w:type="spellStart"/>
      <w:r w:rsidRPr="00592AC6">
        <w:t>zero</w:t>
      </w:r>
      <w:proofErr w:type="spellEnd"/>
      <w:r w:rsidRPr="00592AC6">
        <w:t xml:space="preserve"> </w:t>
      </w:r>
      <w:proofErr w:type="spellStart"/>
      <w:r w:rsidRPr="00592AC6">
        <w:t>padding</w:t>
      </w:r>
      <w:proofErr w:type="spellEnd"/>
      <w:r w:rsidRPr="00592AC6">
        <w:t xml:space="preserve"> на уровне формата). Шифрование осуществляется блоками по 16 байт, каждый из которых перед шифрованием побайтно складывается по модулю 2 с предыдущим блоком </w:t>
      </w:r>
      <w:proofErr w:type="spellStart"/>
      <w:r w:rsidRPr="00592AC6">
        <w:t>шифротекста</w:t>
      </w:r>
      <w:proofErr w:type="spellEnd"/>
      <w:r w:rsidRPr="00592AC6">
        <w:t>; для первого блока в качестве предыдущего используется IV</w:t>
      </w:r>
      <w:commentRangeStart w:id="461"/>
      <w:r>
        <w:rPr>
          <w:rFonts w:eastAsia="Times New Roman" w:cs="Times New Roman"/>
          <w:szCs w:val="28"/>
        </w:rPr>
        <w:t>.</w:t>
      </w:r>
      <w:commentRangeEnd w:id="461"/>
      <w:r w:rsidR="007C7867">
        <w:rPr>
          <w:rStyle w:val="afc"/>
        </w:rPr>
        <w:commentReference w:id="461"/>
      </w:r>
    </w:p>
    <w:p w14:paraId="1B072C4C" w14:textId="53932DFE" w:rsidR="008F5EA8" w:rsidRDefault="008F5EA8" w:rsidP="00592AC6">
      <w:r>
        <w:rPr>
          <w:rFonts w:eastAsia="Times New Roman"/>
        </w:rPr>
        <w:t>С точки зрения криптостойкости</w:t>
      </w:r>
      <w:r w:rsidR="004021CA">
        <w:rPr>
          <w:rFonts w:eastAsia="Times New Roman"/>
        </w:rPr>
        <w:t>,</w:t>
      </w:r>
      <w:r>
        <w:rPr>
          <w:rFonts w:eastAsia="Times New Roman"/>
        </w:rPr>
        <w:t xml:space="preserve"> AES-128 на сегодняшний день остаётся вычислительно безопасным: наилучшие известные атаки требуют порядка </w:t>
      </w:r>
      <m:oMath>
        <m:sSup>
          <m:sSupPr>
            <m:ctrlPr>
              <w:ins w:id="462" w:author="anonymous" w:date="2026-06-18T17:39:00Z">
                <w:rPr>
                  <w:rFonts w:ascii="Cambria Math" w:eastAsia="Times New Roman" w:hAnsi="Cambria Math"/>
                  <w:i/>
                  <w:lang w:val="en-US"/>
                </w:rPr>
              </w:ins>
            </m:ctrlPr>
          </m:sSupPr>
          <m:e>
            <m:r>
              <w:rPr>
                <w:rFonts w:ascii="Cambria Math" w:eastAsia="Times New Roman" w:hAnsi="Cambria Math"/>
                <w:rPrChange w:id="463" w:author="anonymous" w:date="2026-06-18T17:39:00Z">
                  <w:rPr>
                    <w:rFonts w:ascii="Cambria Math" w:eastAsia="Times New Roman" w:hAnsi="Cambria Math"/>
                  </w:rPr>
                </w:rPrChange>
              </w:rPr>
              <m:t>2</m:t>
            </m:r>
            <m:ctrlPr>
              <w:ins w:id="464" w:author="anonymous" w:date="2026-06-18T17:39:00Z">
                <w:rPr>
                  <w:rFonts w:ascii="Cambria Math" w:eastAsia="Times New Roman" w:hAnsi="Cambria Math"/>
                  <w:i/>
                </w:rPr>
              </w:ins>
            </m:ctrlPr>
          </m:e>
          <m:sup>
            <m:r>
              <w:rPr>
                <w:rFonts w:ascii="Cambria Math" w:eastAsia="Times New Roman" w:hAnsi="Cambria Math"/>
                <w:vertAlign w:val="superscript"/>
                <w:rPrChange w:id="465" w:author="anonymous" w:date="2026-06-18T17:39:00Z">
                  <w:rPr>
                    <w:rFonts w:ascii="Cambria Math" w:eastAsia="Times New Roman" w:hAnsi="Cambria Math"/>
                    <w:vertAlign w:val="superscript"/>
                  </w:rPr>
                </w:rPrChange>
              </w:rPr>
              <m:t>126</m:t>
            </m:r>
          </m:sup>
        </m:sSup>
      </m:oMath>
      <w:ins w:id="466" w:author="anonymous" w:date="2026-06-18T17:39:00Z">
        <w:r w:rsidR="007C7867">
          <w:rPr>
            <w:rFonts w:eastAsia="Times New Roman"/>
            <w:vertAlign w:val="superscript"/>
          </w:rPr>
          <w:t xml:space="preserve"> </w:t>
        </w:r>
      </w:ins>
      <w:r>
        <w:rPr>
          <w:rFonts w:eastAsia="Times New Roman"/>
        </w:rPr>
        <w:t>операций, что недостижимо в обозримой перспективе. Следовательно, при условии стойкого ключа полный перебор по пространству ключей не представляет угрозы. Угроза концентрируется не на самом шифре, а на способе получения ключа из мастер-пароля и на свойствах режима шифрования.</w:t>
      </w:r>
    </w:p>
    <w:p w14:paraId="7D3B18C7" w14:textId="1AB144BA" w:rsidR="008F5EA8" w:rsidRDefault="008F5EA8" w:rsidP="00B549D6">
      <w:pPr>
        <w:pStyle w:val="3"/>
        <w:pPrChange w:id="467" w:author="anonymous" w:date="2026-06-18T17:27:00Z">
          <w:pPr>
            <w:pStyle w:val="3"/>
          </w:pPr>
        </w:pPrChange>
      </w:pPr>
      <w:bookmarkStart w:id="468" w:name="_Toc232584308"/>
      <w:r>
        <w:t xml:space="preserve">Особенности режима CBC и детерминированный </w:t>
      </w:r>
      <m:oMath>
        <m:r>
          <w:rPr>
            <w:rFonts w:ascii="Cambria Math" w:hAnsi="Cambria Math"/>
            <w:rPrChange w:id="469" w:author="anonymous" w:date="2026-06-18T17:39:00Z">
              <w:rPr>
                <w:rFonts w:ascii="Cambria Math" w:hAnsi="Cambria Math"/>
              </w:rPr>
            </w:rPrChange>
          </w:rPr>
          <m:t>IV</m:t>
        </m:r>
      </m:oMath>
      <w:bookmarkEnd w:id="468"/>
    </w:p>
    <w:p w14:paraId="5F327AD5" w14:textId="77777777" w:rsidR="008F5EA8" w:rsidRDefault="008F5EA8" w:rsidP="001740DF">
      <w:r>
        <w:rPr>
          <w:rFonts w:eastAsia="Times New Roman"/>
        </w:rPr>
        <w:t xml:space="preserve">Режим CBC обладает рядом известных свойств, которые в контексте GNOME </w:t>
      </w:r>
      <w:proofErr w:type="spellStart"/>
      <w:r>
        <w:rPr>
          <w:rFonts w:eastAsia="Times New Roman"/>
        </w:rPr>
        <w:t>Keyring</w:t>
      </w:r>
      <w:proofErr w:type="spellEnd"/>
      <w:r>
        <w:rPr>
          <w:rFonts w:eastAsia="Times New Roman"/>
        </w:rPr>
        <w:t xml:space="preserve"> проявляются специфическим образом.</w:t>
      </w:r>
    </w:p>
    <w:p w14:paraId="2E9F36FD" w14:textId="0FC99FFB" w:rsidR="008F5EA8" w:rsidRDefault="008F5EA8" w:rsidP="000C062E">
      <w:pPr>
        <w:pStyle w:val="a"/>
        <w:numPr>
          <w:ilvl w:val="0"/>
          <w:numId w:val="37"/>
        </w:numPr>
        <w:tabs>
          <w:tab w:val="left" w:pos="851"/>
        </w:tabs>
        <w:ind w:left="0" w:firstLine="567"/>
      </w:pPr>
      <w:r w:rsidRPr="001740DF">
        <w:t xml:space="preserve">Детерминированный </w:t>
      </w:r>
      <m:oMath>
        <m:r>
          <w:rPr>
            <w:rFonts w:ascii="Cambria Math" w:hAnsi="Cambria Math"/>
            <w:rPrChange w:id="470" w:author="anonymous" w:date="2026-06-18T17:39:00Z">
              <w:rPr>
                <w:rFonts w:ascii="Cambria Math" w:hAnsi="Cambria Math"/>
              </w:rPr>
            </w:rPrChange>
          </w:rPr>
          <m:t>IV</m:t>
        </m:r>
      </m:oMath>
      <w:r w:rsidRPr="001740DF">
        <w:t xml:space="preserve">. Как показано в подразделе </w:t>
      </w:r>
      <w:r w:rsidR="00C337A8" w:rsidRPr="00C337A8">
        <w:t>1</w:t>
      </w:r>
      <w:r w:rsidRPr="00C337A8">
        <w:t>.</w:t>
      </w:r>
      <w:r w:rsidR="005047F6" w:rsidRPr="00C337A8">
        <w:t>4</w:t>
      </w:r>
      <w:r w:rsidRPr="00C337A8">
        <w:t>.1</w:t>
      </w:r>
      <w:r w:rsidRPr="001740DF">
        <w:t xml:space="preserve">, вектор инициализации в GNOME </w:t>
      </w:r>
      <w:proofErr w:type="spellStart"/>
      <w:r w:rsidRPr="001740DF">
        <w:t>Keyring</w:t>
      </w:r>
      <w:proofErr w:type="spellEnd"/>
      <w:r w:rsidRPr="001740DF">
        <w:t xml:space="preserve"> не генерируется случайно при каждом шифровании, а является детерминированной функцией мастер-пароля и соли. Это означает, что при неизменном мастер-пароле и соли последовательные шифрования одного и того же открытого текста будут давать идентичный </w:t>
      </w:r>
      <w:proofErr w:type="spellStart"/>
      <w:r w:rsidRPr="001740DF">
        <w:t>шифротекст</w:t>
      </w:r>
      <w:proofErr w:type="spellEnd"/>
      <w:r w:rsidRPr="001740DF">
        <w:t xml:space="preserve">. Подобное поведение не является катастрофическим в условиях GNOME </w:t>
      </w:r>
      <w:proofErr w:type="spellStart"/>
      <w:r w:rsidRPr="001740DF">
        <w:t>Keyring</w:t>
      </w:r>
      <w:proofErr w:type="spellEnd"/>
      <w:r w:rsidRPr="001740DF">
        <w:t xml:space="preserve">, где соль регенерируется при создании нового хранилища и </w:t>
      </w:r>
      <w:r w:rsidRPr="001740DF">
        <w:lastRenderedPageBreak/>
        <w:t xml:space="preserve">каждый файл всегда зашифрован полностью, однако в общем случае оно создаёт уязвимость для атак на основе сравнения </w:t>
      </w:r>
      <w:proofErr w:type="spellStart"/>
      <w:r w:rsidRPr="001740DF">
        <w:t>шифротекстов</w:t>
      </w:r>
      <w:proofErr w:type="spellEnd"/>
      <w:r w:rsidRPr="001740DF">
        <w:t xml:space="preserve">: </w:t>
      </w:r>
      <w:commentRangeStart w:id="471"/>
      <w:r w:rsidR="005E024A" w:rsidRPr="005E024A">
        <w:t>И</w:t>
      </w:r>
      <w:commentRangeEnd w:id="471"/>
      <w:r w:rsidR="007C7867">
        <w:rPr>
          <w:rStyle w:val="afc"/>
        </w:rPr>
        <w:commentReference w:id="471"/>
      </w:r>
      <w:r w:rsidR="005E024A" w:rsidRPr="005E024A">
        <w:t xml:space="preserve">мея две </w:t>
      </w:r>
      <w:proofErr w:type="gramStart"/>
      <w:r w:rsidR="005E024A" w:rsidRPr="005E024A">
        <w:t>копии</w:t>
      </w:r>
      <w:r w:rsidR="005E024A">
        <w:t xml:space="preserve"> </w:t>
      </w:r>
      <w:r w:rsidR="005E024A" w:rsidRPr="005E024A">
        <w:t>.</w:t>
      </w:r>
      <w:proofErr w:type="spellStart"/>
      <w:r w:rsidR="005E024A" w:rsidRPr="005E024A">
        <w:t>keyring</w:t>
      </w:r>
      <w:proofErr w:type="spellEnd"/>
      <w:proofErr w:type="gramEnd"/>
      <w:r w:rsidR="005E024A" w:rsidRPr="005E024A">
        <w:t xml:space="preserve"> (например, до и после редактирования хранилища), атакующий может обнаружить, какие именно зашифрованные блоки различаются. Это напрямую указывает на то, какие части исходных данных изменились, и позволяет сделать выводы о структуре правок (добавление, удаление, замена информации) без расшифровки</w:t>
      </w:r>
      <w:r w:rsidR="00654398">
        <w:t>.</w:t>
      </w:r>
    </w:p>
    <w:p w14:paraId="2D0D5A2F" w14:textId="180D0BE3" w:rsidR="008F5EA8" w:rsidRDefault="008F5EA8" w:rsidP="000C062E">
      <w:pPr>
        <w:pStyle w:val="a"/>
        <w:numPr>
          <w:ilvl w:val="0"/>
          <w:numId w:val="37"/>
        </w:numPr>
        <w:tabs>
          <w:tab w:val="left" w:pos="851"/>
        </w:tabs>
        <w:ind w:left="0" w:firstLine="567"/>
      </w:pPr>
      <w:r w:rsidRPr="001740DF">
        <w:t xml:space="preserve">Отсутствие аутентификации. CBC-режим как таковой не обеспечивает аутентификации </w:t>
      </w:r>
      <w:proofErr w:type="spellStart"/>
      <w:r w:rsidRPr="001740DF">
        <w:t>шифротекста</w:t>
      </w:r>
      <w:proofErr w:type="spellEnd"/>
      <w:r w:rsidRPr="001740DF">
        <w:t xml:space="preserve">: атакующий, получивший доступ на запись к файлу </w:t>
      </w:r>
      <w:proofErr w:type="spellStart"/>
      <w:r w:rsidRPr="001740DF">
        <w:t>login.keyring</w:t>
      </w:r>
      <w:proofErr w:type="spellEnd"/>
      <w:r w:rsidRPr="001740DF">
        <w:t xml:space="preserve">, может модифицировать произвольные блоки </w:t>
      </w:r>
      <w:proofErr w:type="spellStart"/>
      <w:r w:rsidRPr="001740DF">
        <w:t>шифротекста</w:t>
      </w:r>
      <w:proofErr w:type="spellEnd"/>
      <w:r w:rsidRPr="001740DF">
        <w:t xml:space="preserve">; при расшифровке блок </w:t>
      </w:r>
      <w:commentRangeStart w:id="472"/>
      <w:r w:rsidRPr="001740DF">
        <w:t>i</w:t>
      </w:r>
      <w:commentRangeEnd w:id="472"/>
      <w:r w:rsidR="007C7867">
        <w:rPr>
          <w:rStyle w:val="afc"/>
        </w:rPr>
        <w:commentReference w:id="472"/>
      </w:r>
      <w:r w:rsidRPr="001740DF">
        <w:t xml:space="preserve"> окажется искажённым, но блок i+1 окажется искажённым предсказуемым образом </w:t>
      </w:r>
      <w:r w:rsidR="0024630A">
        <w:rPr>
          <w:rFonts w:eastAsia="Times New Roman"/>
        </w:rPr>
        <w:t>–</w:t>
      </w:r>
      <w:r w:rsidRPr="001740DF">
        <w:t xml:space="preserve"> соответствующие ему байты открытого текста окажутся равны (старый_открытый_текст_блока_i+1) XOR (</w:t>
      </w:r>
      <w:proofErr w:type="spellStart"/>
      <w:r w:rsidRPr="001740DF">
        <w:t>атакующая_строка</w:t>
      </w:r>
      <w:proofErr w:type="spellEnd"/>
      <w:r w:rsidRPr="001740DF">
        <w:t xml:space="preserve">). Это классическая атака </w:t>
      </w:r>
      <w:proofErr w:type="spellStart"/>
      <w:r w:rsidRPr="001740DF">
        <w:t>bit-flipping</w:t>
      </w:r>
      <w:proofErr w:type="spellEnd"/>
      <w:r w:rsidRPr="001740DF">
        <w:t xml:space="preserve">. Защитой от неё в GNOME </w:t>
      </w:r>
      <w:proofErr w:type="spellStart"/>
      <w:r w:rsidRPr="001740DF">
        <w:t>Keyring</w:t>
      </w:r>
      <w:proofErr w:type="spellEnd"/>
      <w:r w:rsidRPr="001740DF">
        <w:t xml:space="preserve"> выступает только верификационный MD5-хеш в начале расшифрованного блока, однако MD5, как уже отмечалось, не является криптографической MAC-функцией. Атакующий, получивший доступ к файлу хранилища и знающий мастер-пароль, может вычислить корректный MD5 для подменённого содержимого и тем самым обойти эту проверку. На практике, впрочем, такая атака требует, чтобы атакующий уже располагал мастер-паролем, что обесценивает её.</w:t>
      </w:r>
    </w:p>
    <w:p w14:paraId="7449817B" w14:textId="77777777" w:rsidR="008F5EA8" w:rsidRDefault="008F5EA8" w:rsidP="000C062E">
      <w:pPr>
        <w:pStyle w:val="a"/>
        <w:numPr>
          <w:ilvl w:val="0"/>
          <w:numId w:val="37"/>
        </w:numPr>
        <w:tabs>
          <w:tab w:val="left" w:pos="851"/>
        </w:tabs>
        <w:ind w:left="0" w:firstLine="567"/>
      </w:pPr>
      <w:r w:rsidRPr="00991EEE">
        <w:t xml:space="preserve">Распространение ошибки. Изменение одного бита в </w:t>
      </w:r>
      <w:proofErr w:type="spellStart"/>
      <w:r w:rsidRPr="00991EEE">
        <w:t>шифротексте</w:t>
      </w:r>
      <w:proofErr w:type="spellEnd"/>
      <w:r w:rsidRPr="00991EEE">
        <w:t xml:space="preserve"> при CBC-расшифровке приводит к полному искажению одного блока и предсказуемому изменению одного бита в следующем блоке. Это означает, что случайное повреждение файла будет с большой вероятностью обнаружено через несоответствие верификационного MD5, что обеспечивает защиту от случайной коррупции данных, но не от целенаправленной модификации.</w:t>
      </w:r>
    </w:p>
    <w:p w14:paraId="42F945AB" w14:textId="284BE6C1" w:rsidR="008F5EA8" w:rsidRDefault="008F5EA8" w:rsidP="00B549D6">
      <w:pPr>
        <w:pStyle w:val="3"/>
        <w:pPrChange w:id="473" w:author="anonymous" w:date="2026-06-18T17:27:00Z">
          <w:pPr>
            <w:pStyle w:val="3"/>
          </w:pPr>
        </w:pPrChange>
      </w:pPr>
      <w:bookmarkStart w:id="474" w:name="_Toc232584309"/>
      <w:r>
        <w:lastRenderedPageBreak/>
        <w:t>Сравнительная оценка криптографической стойкости</w:t>
      </w:r>
      <w:bookmarkEnd w:id="474"/>
    </w:p>
    <w:p w14:paraId="6FF27FDE" w14:textId="5A5ED8D1" w:rsidR="008F5EA8" w:rsidRPr="00CE2405" w:rsidRDefault="008F5EA8" w:rsidP="007C7867">
      <w:pPr>
        <w:pPrChange w:id="475" w:author="anonymous" w:date="2026-06-18T17:40:00Z">
          <w:pPr>
            <w:pStyle w:val="a"/>
            <w:ind w:left="0" w:firstLine="567"/>
          </w:pPr>
        </w:pPrChange>
      </w:pPr>
      <w:r>
        <w:rPr>
          <w:rFonts w:eastAsia="Times New Roman"/>
        </w:rPr>
        <w:t xml:space="preserve">Для систематической оценки применяемых в GNOME </w:t>
      </w:r>
      <w:proofErr w:type="spellStart"/>
      <w:r>
        <w:rPr>
          <w:rFonts w:eastAsia="Times New Roman"/>
        </w:rPr>
        <w:t>Keyring</w:t>
      </w:r>
      <w:proofErr w:type="spellEnd"/>
      <w:r>
        <w:rPr>
          <w:rFonts w:eastAsia="Times New Roman"/>
        </w:rPr>
        <w:t xml:space="preserve"> криптографических решений сопоставим их с современными рекомендациями и стандартами</w:t>
      </w:r>
      <w:r w:rsidR="00CE2405">
        <w:rPr>
          <w:rFonts w:eastAsia="Times New Roman"/>
        </w:rPr>
        <w:t xml:space="preserve"> </w:t>
      </w:r>
      <w:r w:rsidR="00CE2405" w:rsidRPr="00CE2405">
        <w:rPr>
          <w:rFonts w:eastAsia="Times New Roman"/>
        </w:rPr>
        <w:t>[</w:t>
      </w:r>
      <w:r w:rsidR="00CE2405" w:rsidRPr="00CE2405">
        <w:rPr>
          <w:rFonts w:eastAsia="Times New Roman"/>
        </w:rPr>
        <w:fldChar w:fldCharType="begin"/>
      </w:r>
      <w:r w:rsidR="00CE2405" w:rsidRPr="00CE2405">
        <w:rPr>
          <w:rFonts w:eastAsia="Times New Roman"/>
        </w:rPr>
        <w:instrText xml:space="preserve"> REF ref3 \r \h </w:instrText>
      </w:r>
      <w:r w:rsidR="00CE2405" w:rsidRPr="00CE2405">
        <w:rPr>
          <w:rFonts w:eastAsia="Times New Roman"/>
        </w:rPr>
      </w:r>
      <w:r w:rsidR="00CE2405" w:rsidRPr="00CE2405">
        <w:rPr>
          <w:rFonts w:eastAsia="Times New Roman"/>
        </w:rPr>
        <w:fldChar w:fldCharType="separate"/>
      </w:r>
      <w:r w:rsidR="00CE2405" w:rsidRPr="00CE2405">
        <w:rPr>
          <w:rFonts w:eastAsia="Times New Roman"/>
        </w:rPr>
        <w:t>3</w:t>
      </w:r>
      <w:r w:rsidR="00CE2405" w:rsidRPr="00CE2405">
        <w:rPr>
          <w:rFonts w:eastAsia="Times New Roman"/>
        </w:rPr>
        <w:fldChar w:fldCharType="end"/>
      </w:r>
      <w:ins w:id="476" w:author="anonymous" w:date="2026-06-18T17:40:00Z">
        <w:r w:rsidR="007C7867">
          <w:rPr>
            <w:rFonts w:eastAsia="Times New Roman"/>
          </w:rPr>
          <w:t xml:space="preserve">, </w:t>
        </w:r>
      </w:ins>
      <w:del w:id="477" w:author="anonymous" w:date="2026-06-18T17:40:00Z">
        <w:r w:rsidR="00CE2405" w:rsidRPr="00CE2405" w:rsidDel="007C7867">
          <w:rPr>
            <w:rFonts w:eastAsia="Times New Roman"/>
          </w:rPr>
          <w:delText>], [</w:delText>
        </w:r>
      </w:del>
      <w:r w:rsidR="00CE2405">
        <w:rPr>
          <w:rFonts w:eastAsia="Times New Roman"/>
        </w:rPr>
        <w:fldChar w:fldCharType="begin"/>
      </w:r>
      <w:r w:rsidR="00CE2405">
        <w:rPr>
          <w:rFonts w:eastAsia="Times New Roman"/>
        </w:rPr>
        <w:instrText xml:space="preserve"> REF ref6 \r \h </w:instrText>
      </w:r>
      <w:r w:rsidR="00CE2405">
        <w:rPr>
          <w:rFonts w:eastAsia="Times New Roman"/>
        </w:rPr>
      </w:r>
      <w:r w:rsidR="00CE2405">
        <w:rPr>
          <w:rFonts w:eastAsia="Times New Roman"/>
        </w:rPr>
        <w:fldChar w:fldCharType="separate"/>
      </w:r>
      <w:r w:rsidR="00CE2405">
        <w:rPr>
          <w:rFonts w:eastAsia="Times New Roman"/>
        </w:rPr>
        <w:t>6</w:t>
      </w:r>
      <w:r w:rsidR="00CE2405">
        <w:rPr>
          <w:rFonts w:eastAsia="Times New Roman"/>
        </w:rPr>
        <w:fldChar w:fldCharType="end"/>
      </w:r>
      <w:r w:rsidR="00CE2405" w:rsidRPr="00CE2405">
        <w:rPr>
          <w:rFonts w:eastAsia="Times New Roman"/>
        </w:rPr>
        <w:t>]</w:t>
      </w:r>
      <w:r w:rsidRPr="00CE2405">
        <w:rPr>
          <w:rFonts w:eastAsia="Times New Roman"/>
        </w:rPr>
        <w:t>.</w:t>
      </w:r>
    </w:p>
    <w:p w14:paraId="10812A11" w14:textId="53A45389" w:rsidR="004436A4" w:rsidRPr="0048250B" w:rsidRDefault="004436A4" w:rsidP="0048250B">
      <w:pPr>
        <w:pStyle w:val="732-3"/>
      </w:pPr>
      <w:r w:rsidRPr="0048250B">
        <w:t>Таблица 1</w:t>
      </w:r>
      <w:r w:rsidR="006B3DD5" w:rsidRPr="006B3DD5">
        <w:t>.</w:t>
      </w:r>
      <w:r w:rsidR="006B3DD5" w:rsidRPr="00160794">
        <w:t>4</w:t>
      </w:r>
      <w:r w:rsidRPr="0048250B">
        <w:t xml:space="preserve"> </w:t>
      </w:r>
      <w:r w:rsidR="0024630A" w:rsidRPr="0048250B">
        <w:t>– С</w:t>
      </w:r>
      <w:r w:rsidRPr="0048250B">
        <w:t xml:space="preserve">опоставление криптографических параметров GNOME </w:t>
      </w:r>
      <w:proofErr w:type="spellStart"/>
      <w:r w:rsidRPr="0048250B">
        <w:t>Keyring</w:t>
      </w:r>
      <w:proofErr w:type="spellEnd"/>
      <w:r w:rsidRPr="0048250B">
        <w:t xml:space="preserve"> с современными рекомендациями</w:t>
      </w:r>
    </w:p>
    <w:tbl>
      <w:tblPr>
        <w:tblW w:w="96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1"/>
        <w:gridCol w:w="2789"/>
        <w:gridCol w:w="2193"/>
        <w:gridCol w:w="2665"/>
      </w:tblGrid>
      <w:tr w:rsidR="008F5EA8" w14:paraId="33A13500" w14:textId="77777777" w:rsidTr="00C030C4">
        <w:trPr>
          <w:tblHeader/>
        </w:trPr>
        <w:tc>
          <w:tcPr>
            <w:tcW w:w="1980" w:type="dxa"/>
            <w:tcBorders>
              <w:top w:val="single" w:sz="4" w:space="0" w:color="808080"/>
              <w:left w:val="single" w:sz="4" w:space="0" w:color="808080"/>
              <w:bottom w:val="single" w:sz="4" w:space="0" w:color="808080"/>
              <w:right w:val="single" w:sz="4" w:space="0" w:color="808080"/>
            </w:tcBorders>
            <w:shd w:val="clear" w:color="auto" w:fill="DCE6F1"/>
            <w:tcMar>
              <w:top w:w="80" w:type="dxa"/>
              <w:left w:w="120" w:type="dxa"/>
              <w:bottom w:w="80" w:type="dxa"/>
              <w:right w:w="120" w:type="dxa"/>
            </w:tcMar>
          </w:tcPr>
          <w:p w14:paraId="4520642E" w14:textId="77777777" w:rsidR="008F5EA8" w:rsidRDefault="008F5EA8" w:rsidP="00C030C4">
            <w:pPr>
              <w:spacing w:line="280" w:lineRule="auto"/>
              <w:ind w:firstLine="0"/>
              <w:jc w:val="center"/>
            </w:pPr>
            <w:r>
              <w:rPr>
                <w:rFonts w:eastAsia="Times New Roman" w:cs="Times New Roman"/>
                <w:b/>
                <w:bCs/>
                <w:sz w:val="24"/>
                <w:szCs w:val="24"/>
              </w:rPr>
              <w:t>Аспект</w:t>
            </w:r>
          </w:p>
        </w:tc>
        <w:tc>
          <w:tcPr>
            <w:tcW w:w="2790" w:type="dxa"/>
            <w:tcBorders>
              <w:top w:val="single" w:sz="4" w:space="0" w:color="808080"/>
              <w:left w:val="single" w:sz="4" w:space="0" w:color="808080"/>
              <w:bottom w:val="single" w:sz="4" w:space="0" w:color="808080"/>
              <w:right w:val="single" w:sz="4" w:space="0" w:color="808080"/>
            </w:tcBorders>
            <w:shd w:val="clear" w:color="auto" w:fill="DCE6F1"/>
            <w:tcMar>
              <w:top w:w="80" w:type="dxa"/>
              <w:left w:w="120" w:type="dxa"/>
              <w:bottom w:w="80" w:type="dxa"/>
              <w:right w:w="120" w:type="dxa"/>
            </w:tcMar>
          </w:tcPr>
          <w:p w14:paraId="06B00E5C" w14:textId="77777777" w:rsidR="008F5EA8" w:rsidRDefault="008F5EA8" w:rsidP="00C030C4">
            <w:pPr>
              <w:spacing w:line="280" w:lineRule="auto"/>
              <w:ind w:firstLine="0"/>
              <w:jc w:val="center"/>
            </w:pPr>
            <w:r>
              <w:rPr>
                <w:rFonts w:eastAsia="Times New Roman" w:cs="Times New Roman"/>
                <w:b/>
                <w:bCs/>
                <w:sz w:val="24"/>
                <w:szCs w:val="24"/>
              </w:rPr>
              <w:t xml:space="preserve">GNOME </w:t>
            </w:r>
            <w:proofErr w:type="spellStart"/>
            <w:r>
              <w:rPr>
                <w:rFonts w:eastAsia="Times New Roman" w:cs="Times New Roman"/>
                <w:b/>
                <w:bCs/>
                <w:sz w:val="24"/>
                <w:szCs w:val="24"/>
              </w:rPr>
              <w:t>Keyring</w:t>
            </w:r>
            <w:proofErr w:type="spellEnd"/>
          </w:p>
        </w:tc>
        <w:tc>
          <w:tcPr>
            <w:tcW w:w="2193" w:type="dxa"/>
            <w:tcBorders>
              <w:top w:val="single" w:sz="4" w:space="0" w:color="808080"/>
              <w:left w:val="single" w:sz="4" w:space="0" w:color="808080"/>
              <w:bottom w:val="single" w:sz="4" w:space="0" w:color="808080"/>
              <w:right w:val="single" w:sz="4" w:space="0" w:color="808080"/>
            </w:tcBorders>
            <w:shd w:val="clear" w:color="auto" w:fill="DCE6F1"/>
            <w:tcMar>
              <w:top w:w="80" w:type="dxa"/>
              <w:left w:w="120" w:type="dxa"/>
              <w:bottom w:w="80" w:type="dxa"/>
              <w:right w:w="120" w:type="dxa"/>
            </w:tcMar>
          </w:tcPr>
          <w:p w14:paraId="2B238423" w14:textId="77777777" w:rsidR="008F5EA8" w:rsidRDefault="008F5EA8" w:rsidP="00C030C4">
            <w:pPr>
              <w:spacing w:line="280" w:lineRule="auto"/>
              <w:ind w:firstLine="0"/>
              <w:jc w:val="center"/>
            </w:pPr>
            <w:r>
              <w:rPr>
                <w:rFonts w:eastAsia="Times New Roman" w:cs="Times New Roman"/>
                <w:b/>
                <w:bCs/>
                <w:sz w:val="24"/>
                <w:szCs w:val="24"/>
              </w:rPr>
              <w:t>Современная рекомендация</w:t>
            </w:r>
          </w:p>
        </w:tc>
        <w:tc>
          <w:tcPr>
            <w:tcW w:w="2665" w:type="dxa"/>
            <w:tcBorders>
              <w:top w:val="single" w:sz="4" w:space="0" w:color="808080"/>
              <w:left w:val="single" w:sz="4" w:space="0" w:color="808080"/>
              <w:bottom w:val="single" w:sz="4" w:space="0" w:color="808080"/>
              <w:right w:val="single" w:sz="4" w:space="0" w:color="808080"/>
            </w:tcBorders>
            <w:shd w:val="clear" w:color="auto" w:fill="DCE6F1"/>
            <w:tcMar>
              <w:top w:w="80" w:type="dxa"/>
              <w:left w:w="120" w:type="dxa"/>
              <w:bottom w:w="80" w:type="dxa"/>
              <w:right w:w="120" w:type="dxa"/>
            </w:tcMar>
          </w:tcPr>
          <w:p w14:paraId="0C910CB5" w14:textId="77777777" w:rsidR="008F5EA8" w:rsidRDefault="008F5EA8" w:rsidP="00C030C4">
            <w:pPr>
              <w:spacing w:line="280" w:lineRule="auto"/>
              <w:ind w:firstLine="0"/>
              <w:jc w:val="center"/>
            </w:pPr>
            <w:r>
              <w:rPr>
                <w:rFonts w:eastAsia="Times New Roman" w:cs="Times New Roman"/>
                <w:b/>
                <w:bCs/>
                <w:sz w:val="24"/>
                <w:szCs w:val="24"/>
              </w:rPr>
              <w:t>Оценка</w:t>
            </w:r>
          </w:p>
        </w:tc>
      </w:tr>
      <w:tr w:rsidR="008F5EA8" w14:paraId="6423025E" w14:textId="77777777" w:rsidTr="00C030C4">
        <w:tc>
          <w:tcPr>
            <w:tcW w:w="198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4A7B1226" w14:textId="77777777" w:rsidR="008F5EA8" w:rsidRDefault="008F5EA8" w:rsidP="00C030C4">
            <w:pPr>
              <w:spacing w:line="280" w:lineRule="auto"/>
              <w:ind w:firstLine="0"/>
              <w:jc w:val="left"/>
            </w:pPr>
            <w:r>
              <w:rPr>
                <w:rFonts w:eastAsia="Times New Roman" w:cs="Times New Roman"/>
                <w:sz w:val="24"/>
                <w:szCs w:val="24"/>
              </w:rPr>
              <w:t>KDF</w:t>
            </w:r>
          </w:p>
        </w:tc>
        <w:tc>
          <w:tcPr>
            <w:tcW w:w="279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6E740AC7" w14:textId="77777777" w:rsidR="008F5EA8" w:rsidRDefault="008F5EA8" w:rsidP="00C030C4">
            <w:pPr>
              <w:spacing w:line="280" w:lineRule="auto"/>
              <w:ind w:firstLine="0"/>
              <w:jc w:val="left"/>
            </w:pPr>
            <w:r>
              <w:rPr>
                <w:rFonts w:eastAsia="Times New Roman" w:cs="Times New Roman"/>
                <w:sz w:val="24"/>
                <w:szCs w:val="24"/>
              </w:rPr>
              <w:t>Итерационный SHA-256 (нестандартный)</w:t>
            </w:r>
          </w:p>
        </w:tc>
        <w:tc>
          <w:tcPr>
            <w:tcW w:w="2193"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74CE5F5D" w14:textId="77777777" w:rsidR="008F5EA8" w:rsidRDefault="008F5EA8" w:rsidP="00C030C4">
            <w:pPr>
              <w:spacing w:line="280" w:lineRule="auto"/>
              <w:ind w:firstLine="0"/>
              <w:jc w:val="left"/>
            </w:pPr>
            <w:r>
              <w:rPr>
                <w:rFonts w:eastAsia="Times New Roman" w:cs="Times New Roman"/>
                <w:sz w:val="24"/>
                <w:szCs w:val="24"/>
              </w:rPr>
              <w:t xml:space="preserve">PBKDF2, </w:t>
            </w:r>
            <w:proofErr w:type="spellStart"/>
            <w:r>
              <w:rPr>
                <w:rFonts w:eastAsia="Times New Roman" w:cs="Times New Roman"/>
                <w:sz w:val="24"/>
                <w:szCs w:val="24"/>
              </w:rPr>
              <w:t>scrypt</w:t>
            </w:r>
            <w:proofErr w:type="spellEnd"/>
            <w:r>
              <w:rPr>
                <w:rFonts w:eastAsia="Times New Roman" w:cs="Times New Roman"/>
                <w:sz w:val="24"/>
                <w:szCs w:val="24"/>
              </w:rPr>
              <w:t>, Argon2id (OWASP 2023)</w:t>
            </w:r>
          </w:p>
        </w:tc>
        <w:tc>
          <w:tcPr>
            <w:tcW w:w="2665"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2C2D625B" w14:textId="77777777" w:rsidR="008F5EA8" w:rsidRDefault="008F5EA8" w:rsidP="00C030C4">
            <w:pPr>
              <w:spacing w:line="280" w:lineRule="auto"/>
              <w:ind w:firstLine="0"/>
              <w:jc w:val="left"/>
            </w:pPr>
            <w:r>
              <w:rPr>
                <w:rFonts w:eastAsia="Times New Roman" w:cs="Times New Roman"/>
                <w:sz w:val="24"/>
                <w:szCs w:val="24"/>
              </w:rPr>
              <w:t>Отклонение от стандарта; отсутствует доказательство стойкости</w:t>
            </w:r>
          </w:p>
        </w:tc>
      </w:tr>
      <w:tr w:rsidR="008F5EA8" w14:paraId="4F897392" w14:textId="77777777" w:rsidTr="00C030C4">
        <w:tc>
          <w:tcPr>
            <w:tcW w:w="198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2E1EAAAA" w14:textId="77777777" w:rsidR="008F5EA8" w:rsidRDefault="008F5EA8" w:rsidP="00C030C4">
            <w:pPr>
              <w:spacing w:line="280" w:lineRule="auto"/>
              <w:ind w:firstLine="0"/>
              <w:jc w:val="left"/>
            </w:pPr>
            <w:r>
              <w:rPr>
                <w:rFonts w:eastAsia="Times New Roman" w:cs="Times New Roman"/>
                <w:sz w:val="24"/>
                <w:szCs w:val="24"/>
              </w:rPr>
              <w:t>Итерации KDF</w:t>
            </w:r>
          </w:p>
        </w:tc>
        <w:tc>
          <w:tcPr>
            <w:tcW w:w="279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6985FF6A" w14:textId="77777777" w:rsidR="008F5EA8" w:rsidRDefault="008F5EA8" w:rsidP="00C030C4">
            <w:pPr>
              <w:spacing w:line="280" w:lineRule="auto"/>
              <w:ind w:firstLine="0"/>
              <w:jc w:val="left"/>
            </w:pPr>
            <w:r>
              <w:rPr>
                <w:rFonts w:eastAsia="Times New Roman" w:cs="Times New Roman"/>
                <w:sz w:val="24"/>
                <w:szCs w:val="24"/>
              </w:rPr>
              <w:t>1 000 – 2 500</w:t>
            </w:r>
          </w:p>
        </w:tc>
        <w:tc>
          <w:tcPr>
            <w:tcW w:w="2193"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54A48689" w14:textId="77777777" w:rsidR="008F5EA8" w:rsidRDefault="008F5EA8" w:rsidP="00C030C4">
            <w:pPr>
              <w:spacing w:line="280" w:lineRule="auto"/>
              <w:ind w:firstLine="0"/>
              <w:jc w:val="left"/>
            </w:pPr>
            <w:r>
              <w:rPr>
                <w:rFonts w:eastAsia="Times New Roman" w:cs="Times New Roman"/>
                <w:sz w:val="24"/>
                <w:szCs w:val="24"/>
              </w:rPr>
              <w:t>≥ 600 000 (PBKDF2-SHA-256, OWASP)</w:t>
            </w:r>
          </w:p>
        </w:tc>
        <w:tc>
          <w:tcPr>
            <w:tcW w:w="2665"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46CA075E" w14:textId="77777777" w:rsidR="008F5EA8" w:rsidRDefault="008F5EA8" w:rsidP="00C030C4">
            <w:pPr>
              <w:spacing w:line="280" w:lineRule="auto"/>
              <w:ind w:firstLine="0"/>
              <w:jc w:val="left"/>
            </w:pPr>
            <w:r>
              <w:rPr>
                <w:rFonts w:eastAsia="Times New Roman" w:cs="Times New Roman"/>
                <w:sz w:val="24"/>
                <w:szCs w:val="24"/>
              </w:rPr>
              <w:t>Критически недостаточно</w:t>
            </w:r>
          </w:p>
        </w:tc>
      </w:tr>
      <w:tr w:rsidR="008F5EA8" w14:paraId="4B5EBD7D" w14:textId="77777777" w:rsidTr="00C030C4">
        <w:tc>
          <w:tcPr>
            <w:tcW w:w="198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67237A62" w14:textId="77777777" w:rsidR="008F5EA8" w:rsidRDefault="008F5EA8" w:rsidP="00C030C4">
            <w:pPr>
              <w:spacing w:line="280" w:lineRule="auto"/>
              <w:ind w:firstLine="0"/>
              <w:jc w:val="left"/>
            </w:pPr>
            <w:r>
              <w:rPr>
                <w:rFonts w:eastAsia="Times New Roman" w:cs="Times New Roman"/>
                <w:sz w:val="24"/>
                <w:szCs w:val="24"/>
              </w:rPr>
              <w:t>Длина соли</w:t>
            </w:r>
          </w:p>
        </w:tc>
        <w:tc>
          <w:tcPr>
            <w:tcW w:w="279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571AF357" w14:textId="77777777" w:rsidR="008F5EA8" w:rsidRDefault="008F5EA8" w:rsidP="00C030C4">
            <w:pPr>
              <w:spacing w:line="280" w:lineRule="auto"/>
              <w:ind w:firstLine="0"/>
              <w:jc w:val="left"/>
            </w:pPr>
            <w:r>
              <w:rPr>
                <w:rFonts w:eastAsia="Times New Roman" w:cs="Times New Roman"/>
                <w:sz w:val="24"/>
                <w:szCs w:val="24"/>
              </w:rPr>
              <w:t>8 байт (64 бита)</w:t>
            </w:r>
          </w:p>
        </w:tc>
        <w:tc>
          <w:tcPr>
            <w:tcW w:w="2193"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FF64678" w14:textId="77777777" w:rsidR="008F5EA8" w:rsidRDefault="008F5EA8" w:rsidP="00C030C4">
            <w:pPr>
              <w:spacing w:line="280" w:lineRule="auto"/>
              <w:ind w:firstLine="0"/>
              <w:jc w:val="left"/>
            </w:pPr>
            <w:r>
              <w:rPr>
                <w:rFonts w:eastAsia="Times New Roman" w:cs="Times New Roman"/>
                <w:sz w:val="24"/>
                <w:szCs w:val="24"/>
              </w:rPr>
              <w:t>≥ 16 байт (NIST SP 800-132)</w:t>
            </w:r>
          </w:p>
        </w:tc>
        <w:tc>
          <w:tcPr>
            <w:tcW w:w="2665"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65FA38B7" w14:textId="77777777" w:rsidR="008F5EA8" w:rsidRDefault="008F5EA8" w:rsidP="00C030C4">
            <w:pPr>
              <w:spacing w:line="280" w:lineRule="auto"/>
              <w:ind w:firstLine="0"/>
              <w:jc w:val="left"/>
            </w:pPr>
            <w:r>
              <w:rPr>
                <w:rFonts w:eastAsia="Times New Roman" w:cs="Times New Roman"/>
                <w:sz w:val="24"/>
                <w:szCs w:val="24"/>
              </w:rPr>
              <w:t>Ниже стандарта</w:t>
            </w:r>
          </w:p>
        </w:tc>
      </w:tr>
      <w:tr w:rsidR="008F5EA8" w14:paraId="34217813" w14:textId="77777777" w:rsidTr="00C030C4">
        <w:tc>
          <w:tcPr>
            <w:tcW w:w="198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0C984BAA" w14:textId="77777777" w:rsidR="008F5EA8" w:rsidRDefault="008F5EA8" w:rsidP="00C030C4">
            <w:pPr>
              <w:spacing w:line="280" w:lineRule="auto"/>
              <w:ind w:firstLine="0"/>
              <w:jc w:val="left"/>
            </w:pPr>
            <w:r>
              <w:rPr>
                <w:rFonts w:eastAsia="Times New Roman" w:cs="Times New Roman"/>
                <w:sz w:val="24"/>
                <w:szCs w:val="24"/>
              </w:rPr>
              <w:t>Шифр</w:t>
            </w:r>
          </w:p>
        </w:tc>
        <w:tc>
          <w:tcPr>
            <w:tcW w:w="279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499B77C6" w14:textId="77777777" w:rsidR="008F5EA8" w:rsidRDefault="008F5EA8" w:rsidP="00C030C4">
            <w:pPr>
              <w:spacing w:line="280" w:lineRule="auto"/>
              <w:ind w:firstLine="0"/>
              <w:jc w:val="left"/>
            </w:pPr>
            <w:r>
              <w:rPr>
                <w:rFonts w:eastAsia="Times New Roman" w:cs="Times New Roman"/>
                <w:sz w:val="24"/>
                <w:szCs w:val="24"/>
              </w:rPr>
              <w:t>AES-128-CBC</w:t>
            </w:r>
          </w:p>
        </w:tc>
        <w:tc>
          <w:tcPr>
            <w:tcW w:w="2193"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6C4EB78D" w14:textId="77777777" w:rsidR="008F5EA8" w:rsidRPr="008F5EA8" w:rsidRDefault="008F5EA8" w:rsidP="00C030C4">
            <w:pPr>
              <w:spacing w:line="280" w:lineRule="auto"/>
              <w:ind w:firstLine="0"/>
              <w:jc w:val="left"/>
              <w:rPr>
                <w:lang w:val="en-US"/>
              </w:rPr>
            </w:pPr>
            <w:r w:rsidRPr="008F5EA8">
              <w:rPr>
                <w:rFonts w:eastAsia="Times New Roman" w:cs="Times New Roman"/>
                <w:sz w:val="24"/>
                <w:szCs w:val="24"/>
                <w:lang w:val="en-US"/>
              </w:rPr>
              <w:t xml:space="preserve">AES-256-GCM </w:t>
            </w:r>
            <w:r>
              <w:rPr>
                <w:rFonts w:eastAsia="Times New Roman" w:cs="Times New Roman"/>
                <w:sz w:val="24"/>
                <w:szCs w:val="24"/>
              </w:rPr>
              <w:t>или</w:t>
            </w:r>
            <w:r w:rsidRPr="008F5EA8">
              <w:rPr>
                <w:rFonts w:eastAsia="Times New Roman" w:cs="Times New Roman"/>
                <w:sz w:val="24"/>
                <w:szCs w:val="24"/>
                <w:lang w:val="en-US"/>
              </w:rPr>
              <w:t xml:space="preserve"> ChaCha20-Poly1305</w:t>
            </w:r>
          </w:p>
        </w:tc>
        <w:tc>
          <w:tcPr>
            <w:tcW w:w="2665"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22E48726" w14:textId="77777777" w:rsidR="008F5EA8" w:rsidRDefault="008F5EA8" w:rsidP="00C030C4">
            <w:pPr>
              <w:spacing w:line="280" w:lineRule="auto"/>
              <w:ind w:firstLine="0"/>
              <w:jc w:val="left"/>
            </w:pPr>
            <w:r>
              <w:rPr>
                <w:rFonts w:eastAsia="Times New Roman" w:cs="Times New Roman"/>
                <w:sz w:val="24"/>
                <w:szCs w:val="24"/>
              </w:rPr>
              <w:t>Длина ключа достаточна, режим устарел</w:t>
            </w:r>
          </w:p>
        </w:tc>
      </w:tr>
      <w:tr w:rsidR="008F5EA8" w14:paraId="34B64E19" w14:textId="77777777" w:rsidTr="00C030C4">
        <w:tc>
          <w:tcPr>
            <w:tcW w:w="198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03083E62" w14:textId="77777777" w:rsidR="008F5EA8" w:rsidRDefault="008F5EA8" w:rsidP="00C030C4">
            <w:pPr>
              <w:spacing w:line="280" w:lineRule="auto"/>
              <w:ind w:firstLine="0"/>
              <w:jc w:val="left"/>
            </w:pPr>
            <w:r>
              <w:rPr>
                <w:rFonts w:eastAsia="Times New Roman" w:cs="Times New Roman"/>
                <w:sz w:val="24"/>
                <w:szCs w:val="24"/>
              </w:rPr>
              <w:t>IV</w:t>
            </w:r>
          </w:p>
        </w:tc>
        <w:tc>
          <w:tcPr>
            <w:tcW w:w="279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6E4DE208" w14:textId="77777777" w:rsidR="008F5EA8" w:rsidRDefault="008F5EA8" w:rsidP="00C030C4">
            <w:pPr>
              <w:spacing w:line="280" w:lineRule="auto"/>
              <w:ind w:firstLine="0"/>
              <w:jc w:val="left"/>
            </w:pPr>
            <w:r>
              <w:rPr>
                <w:rFonts w:eastAsia="Times New Roman" w:cs="Times New Roman"/>
                <w:sz w:val="24"/>
                <w:szCs w:val="24"/>
              </w:rPr>
              <w:t>Детерминированный (производный от пароля)</w:t>
            </w:r>
          </w:p>
        </w:tc>
        <w:tc>
          <w:tcPr>
            <w:tcW w:w="2193"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CE54219" w14:textId="77777777" w:rsidR="008F5EA8" w:rsidRDefault="008F5EA8" w:rsidP="00C030C4">
            <w:pPr>
              <w:spacing w:line="280" w:lineRule="auto"/>
              <w:ind w:firstLine="0"/>
              <w:jc w:val="left"/>
            </w:pPr>
            <w:r>
              <w:rPr>
                <w:rFonts w:eastAsia="Times New Roman" w:cs="Times New Roman"/>
                <w:sz w:val="24"/>
                <w:szCs w:val="24"/>
              </w:rPr>
              <w:t>Случайный, уникальный для каждого шифрования</w:t>
            </w:r>
          </w:p>
        </w:tc>
        <w:tc>
          <w:tcPr>
            <w:tcW w:w="2665"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422586EF" w14:textId="77777777" w:rsidR="008F5EA8" w:rsidRDefault="008F5EA8" w:rsidP="00C030C4">
            <w:pPr>
              <w:spacing w:line="280" w:lineRule="auto"/>
              <w:ind w:firstLine="0"/>
              <w:jc w:val="left"/>
            </w:pPr>
            <w:r>
              <w:rPr>
                <w:rFonts w:eastAsia="Times New Roman" w:cs="Times New Roman"/>
                <w:sz w:val="24"/>
                <w:szCs w:val="24"/>
              </w:rPr>
              <w:t>Допустимая в данной конструкции, но нежелательная схема</w:t>
            </w:r>
          </w:p>
        </w:tc>
      </w:tr>
      <w:tr w:rsidR="008F5EA8" w14:paraId="20820895" w14:textId="77777777" w:rsidTr="00C030C4">
        <w:tc>
          <w:tcPr>
            <w:tcW w:w="198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50DEF5AA" w14:textId="77777777" w:rsidR="008F5EA8" w:rsidRDefault="008F5EA8" w:rsidP="00C030C4">
            <w:pPr>
              <w:spacing w:line="280" w:lineRule="auto"/>
              <w:ind w:firstLine="0"/>
              <w:jc w:val="left"/>
            </w:pPr>
            <w:r>
              <w:rPr>
                <w:rFonts w:eastAsia="Times New Roman" w:cs="Times New Roman"/>
                <w:sz w:val="24"/>
                <w:szCs w:val="24"/>
              </w:rPr>
              <w:t>Аутентификация</w:t>
            </w:r>
          </w:p>
        </w:tc>
        <w:tc>
          <w:tcPr>
            <w:tcW w:w="279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148359C5" w14:textId="77777777" w:rsidR="008F5EA8" w:rsidRDefault="008F5EA8" w:rsidP="00C030C4">
            <w:pPr>
              <w:spacing w:line="280" w:lineRule="auto"/>
              <w:ind w:firstLine="0"/>
              <w:jc w:val="left"/>
            </w:pPr>
            <w:r>
              <w:rPr>
                <w:rFonts w:eastAsia="Times New Roman" w:cs="Times New Roman"/>
                <w:sz w:val="24"/>
                <w:szCs w:val="24"/>
              </w:rPr>
              <w:t>MD5 от открытого текста</w:t>
            </w:r>
          </w:p>
        </w:tc>
        <w:tc>
          <w:tcPr>
            <w:tcW w:w="2193"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0E179A55" w14:textId="77777777" w:rsidR="008F5EA8" w:rsidRDefault="008F5EA8" w:rsidP="00C030C4">
            <w:pPr>
              <w:spacing w:line="280" w:lineRule="auto"/>
              <w:ind w:firstLine="0"/>
              <w:jc w:val="left"/>
            </w:pPr>
            <w:r>
              <w:rPr>
                <w:rFonts w:eastAsia="Times New Roman" w:cs="Times New Roman"/>
                <w:sz w:val="24"/>
                <w:szCs w:val="24"/>
              </w:rPr>
              <w:t>HMAC-SHA-256 или встроенный AEAD-тег</w:t>
            </w:r>
          </w:p>
        </w:tc>
        <w:tc>
          <w:tcPr>
            <w:tcW w:w="2665"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A887876" w14:textId="77777777" w:rsidR="008F5EA8" w:rsidRDefault="008F5EA8" w:rsidP="00C030C4">
            <w:pPr>
              <w:spacing w:line="280" w:lineRule="auto"/>
              <w:ind w:firstLine="0"/>
              <w:jc w:val="left"/>
            </w:pPr>
            <w:proofErr w:type="spellStart"/>
            <w:r>
              <w:rPr>
                <w:rFonts w:eastAsia="Times New Roman" w:cs="Times New Roman"/>
                <w:sz w:val="24"/>
                <w:szCs w:val="24"/>
              </w:rPr>
              <w:t>Криптографически</w:t>
            </w:r>
            <w:proofErr w:type="spellEnd"/>
            <w:r>
              <w:rPr>
                <w:rFonts w:eastAsia="Times New Roman" w:cs="Times New Roman"/>
                <w:sz w:val="24"/>
                <w:szCs w:val="24"/>
              </w:rPr>
              <w:t xml:space="preserve"> неудовлетворительная</w:t>
            </w:r>
          </w:p>
        </w:tc>
      </w:tr>
    </w:tbl>
    <w:p w14:paraId="299FAB32" w14:textId="77777777" w:rsidR="008F5EA8" w:rsidRDefault="008F5EA8" w:rsidP="008F5EA8">
      <w:pPr>
        <w:spacing w:after="120"/>
        <w:ind w:firstLine="720"/>
      </w:pPr>
      <w:r>
        <w:rPr>
          <w:rFonts w:eastAsia="Times New Roman" w:cs="Times New Roman"/>
          <w:szCs w:val="28"/>
        </w:rPr>
        <w:t>Из приведённого сопоставления следует, что наиболее серьёзным практическим недостатком является крайне малое число итераций KDF. При типичном значении N = 2000 одна попытка проверки пароля на современном CPU занимает порядка миллисекунды, что соответствует скорости перебора около 1000 паролей в секунду на одном ядре.</w:t>
      </w:r>
    </w:p>
    <w:p w14:paraId="6D7765D8" w14:textId="2F74EF2D" w:rsidR="008F5EA8" w:rsidRDefault="008F5EA8" w:rsidP="008F5EA8">
      <w:pPr>
        <w:spacing w:after="120"/>
        <w:ind w:firstLine="720"/>
      </w:pPr>
      <w:r>
        <w:rPr>
          <w:rFonts w:eastAsia="Times New Roman" w:cs="Times New Roman"/>
          <w:szCs w:val="28"/>
        </w:rPr>
        <w:t xml:space="preserve">Произведём грубую оценку. Предположим, атакующий располагает GPU-фермой средней мощности, обеспечивающей ускорение порядка </w:t>
      </w:r>
      <m:oMath>
        <m:sSup>
          <m:sSupPr>
            <m:ctrlPr>
              <w:ins w:id="478" w:author="anonymous" w:date="2026-06-18T17:41:00Z">
                <w:rPr>
                  <w:rFonts w:ascii="Cambria Math" w:eastAsia="Times New Roman" w:hAnsi="Cambria Math" w:cs="Times New Roman"/>
                  <w:i/>
                  <w:szCs w:val="28"/>
                  <w:rPrChange w:id="479" w:author="anonymous" w:date="2026-06-18T17:41:00Z">
                    <w:rPr>
                      <w:rFonts w:ascii="Cambria Math" w:eastAsia="Times New Roman" w:hAnsi="Cambria Math" w:cs="Times New Roman"/>
                      <w:i/>
                      <w:szCs w:val="28"/>
                    </w:rPr>
                  </w:rPrChange>
                </w:rPr>
              </w:ins>
            </m:ctrlPr>
          </m:sSupPr>
          <m:e>
            <m:r>
              <w:rPr>
                <w:rFonts w:ascii="Cambria Math" w:eastAsia="Times New Roman" w:hAnsi="Cambria Math" w:cs="Times New Roman"/>
                <w:szCs w:val="28"/>
                <w:rPrChange w:id="480" w:author="anonymous" w:date="2026-06-18T17:41:00Z">
                  <w:rPr>
                    <w:rFonts w:ascii="Cambria Math" w:eastAsia="Times New Roman" w:hAnsi="Cambria Math" w:cs="Times New Roman"/>
                    <w:szCs w:val="28"/>
                  </w:rPr>
                </w:rPrChange>
              </w:rPr>
              <m:t>10</m:t>
            </m:r>
          </m:e>
          <m:sup>
            <m:r>
              <w:rPr>
                <w:rFonts w:ascii="Cambria Math" w:eastAsia="Times New Roman" w:hAnsi="Cambria Math" w:cs="Times New Roman"/>
                <w:szCs w:val="28"/>
                <w:vertAlign w:val="superscript"/>
                <w:rPrChange w:id="481" w:author="anonymous" w:date="2026-06-18T17:41:00Z">
                  <w:rPr>
                    <w:rFonts w:ascii="Cambria Math" w:eastAsia="Times New Roman" w:hAnsi="Cambria Math" w:cs="Times New Roman"/>
                    <w:szCs w:val="28"/>
                    <w:vertAlign w:val="superscript"/>
                  </w:rPr>
                </w:rPrChange>
              </w:rPr>
              <m:t>5</m:t>
            </m:r>
          </m:sup>
        </m:sSup>
      </m:oMath>
      <w:r>
        <w:rPr>
          <w:rFonts w:eastAsia="Times New Roman" w:cs="Times New Roman"/>
          <w:szCs w:val="28"/>
        </w:rPr>
        <w:t xml:space="preserve"> раз по </w:t>
      </w:r>
      <w:r>
        <w:rPr>
          <w:rFonts w:eastAsia="Times New Roman" w:cs="Times New Roman"/>
          <w:szCs w:val="28"/>
        </w:rPr>
        <w:lastRenderedPageBreak/>
        <w:t xml:space="preserve">сравнению с одним CPU-ядром. Тогда скорость перебора достигает порядка </w:t>
      </w:r>
      <m:oMath>
        <m:sSup>
          <m:sSupPr>
            <m:ctrlPr>
              <w:ins w:id="482" w:author="anonymous" w:date="2026-06-18T17:41:00Z">
                <w:rPr>
                  <w:rFonts w:ascii="Cambria Math" w:eastAsia="Times New Roman" w:hAnsi="Cambria Math" w:cs="Times New Roman"/>
                  <w:i/>
                  <w:szCs w:val="28"/>
                </w:rPr>
              </w:ins>
            </m:ctrlPr>
          </m:sSupPr>
          <m:e>
            <m:r>
              <w:ins w:id="483" w:author="anonymous" w:date="2026-06-18T17:41:00Z">
                <w:rPr>
                  <w:rFonts w:ascii="Cambria Math" w:eastAsia="Times New Roman" w:hAnsi="Cambria Math" w:cs="Times New Roman"/>
                  <w:szCs w:val="28"/>
                </w:rPr>
                <m:t>10</m:t>
              </w:ins>
            </m:r>
          </m:e>
          <m:sup>
            <m:r>
              <w:ins w:id="484" w:author="anonymous" w:date="2026-06-18T17:41:00Z">
                <w:rPr>
                  <w:rFonts w:ascii="Cambria Math" w:eastAsia="Times New Roman" w:hAnsi="Cambria Math" w:cs="Times New Roman"/>
                  <w:szCs w:val="28"/>
                  <w:vertAlign w:val="superscript"/>
                </w:rPr>
                <m:t>8</m:t>
              </w:ins>
            </m:r>
          </m:sup>
        </m:sSup>
      </m:oMath>
      <w:ins w:id="485" w:author="anonymous" w:date="2026-06-18T17:41:00Z">
        <w:r w:rsidR="007C7867">
          <w:rPr>
            <w:rFonts w:eastAsia="Times New Roman" w:cs="Times New Roman"/>
            <w:szCs w:val="28"/>
            <w:lang w:val="en-US"/>
          </w:rPr>
          <w:t xml:space="preserve"> </w:t>
        </w:r>
      </w:ins>
      <w:del w:id="486" w:author="anonymous" w:date="2026-06-18T17:41:00Z">
        <w:r w:rsidDel="007C7867">
          <w:rPr>
            <w:rFonts w:eastAsia="Times New Roman" w:cs="Times New Roman"/>
            <w:szCs w:val="28"/>
          </w:rPr>
          <w:delText>10</w:delText>
        </w:r>
      </w:del>
      <w:ins w:id="487" w:author="Михаил Назаров" w:date="2026-06-17T01:53:00Z">
        <w:del w:id="488" w:author="anonymous" w:date="2026-06-18T17:41:00Z">
          <w:r w:rsidR="001C0D39" w:rsidRPr="00F12AA2" w:rsidDel="007C7867">
            <w:rPr>
              <w:rFonts w:eastAsia="Times New Roman" w:cs="Times New Roman"/>
              <w:szCs w:val="28"/>
              <w:vertAlign w:val="superscript"/>
              <w:rPrChange w:id="489" w:author="Михаил Назаров" w:date="2026-06-17T01:53:00Z">
                <w:rPr>
                  <w:rFonts w:eastAsia="Times New Roman" w:cs="Times New Roman"/>
                  <w:szCs w:val="28"/>
                  <w:lang w:val="en-US"/>
                </w:rPr>
              </w:rPrChange>
            </w:rPr>
            <w:delText>8</w:delText>
          </w:r>
        </w:del>
      </w:ins>
      <w:del w:id="490" w:author="anonymous" w:date="2026-06-18T17:41:00Z">
        <w:r w:rsidDel="007C7867">
          <w:rPr>
            <w:rFonts w:eastAsia="Times New Roman" w:cs="Times New Roman"/>
            <w:szCs w:val="28"/>
          </w:rPr>
          <w:delText xml:space="preserve">⁸ </w:delText>
        </w:r>
      </w:del>
      <w:r>
        <w:rPr>
          <w:rFonts w:eastAsia="Times New Roman" w:cs="Times New Roman"/>
          <w:szCs w:val="28"/>
        </w:rPr>
        <w:t xml:space="preserve">паролей в секунду. Для словарной атаки по словарю объёмом </w:t>
      </w:r>
      <m:oMath>
        <m:sSup>
          <m:sSupPr>
            <m:ctrlPr>
              <w:ins w:id="491" w:author="anonymous" w:date="2026-06-18T17:41:00Z">
                <w:rPr>
                  <w:rFonts w:ascii="Cambria Math" w:eastAsia="Times New Roman" w:hAnsi="Cambria Math" w:cs="Times New Roman"/>
                  <w:i/>
                  <w:szCs w:val="28"/>
                </w:rPr>
              </w:ins>
            </m:ctrlPr>
          </m:sSupPr>
          <m:e>
            <m:r>
              <w:ins w:id="492" w:author="anonymous" w:date="2026-06-18T17:41:00Z">
                <w:rPr>
                  <w:rFonts w:ascii="Cambria Math" w:eastAsia="Times New Roman" w:hAnsi="Cambria Math" w:cs="Times New Roman"/>
                  <w:szCs w:val="28"/>
                </w:rPr>
                <m:t>10</m:t>
              </w:ins>
            </m:r>
          </m:e>
          <m:sup>
            <m:r>
              <w:ins w:id="493" w:author="anonymous" w:date="2026-06-18T17:41:00Z">
                <w:rPr>
                  <w:rFonts w:ascii="Cambria Math" w:eastAsia="Times New Roman" w:hAnsi="Cambria Math" w:cs="Times New Roman"/>
                  <w:szCs w:val="28"/>
                  <w:vertAlign w:val="superscript"/>
                </w:rPr>
                <m:t>7</m:t>
              </w:ins>
            </m:r>
          </m:sup>
        </m:sSup>
      </m:oMath>
      <w:del w:id="494" w:author="anonymous" w:date="2026-06-18T17:41:00Z">
        <w:r w:rsidDel="007C7867">
          <w:rPr>
            <w:rFonts w:eastAsia="Times New Roman" w:cs="Times New Roman"/>
            <w:szCs w:val="28"/>
          </w:rPr>
          <w:delText>10</w:delText>
        </w:r>
        <w:r w:rsidR="009E468A" w:rsidRPr="009E468A" w:rsidDel="007C7867">
          <w:rPr>
            <w:rFonts w:eastAsia="Times New Roman" w:cs="Times New Roman"/>
            <w:szCs w:val="28"/>
            <w:vertAlign w:val="superscript"/>
          </w:rPr>
          <w:delText>7</w:delText>
        </w:r>
      </w:del>
      <w:r>
        <w:rPr>
          <w:rFonts w:eastAsia="Times New Roman" w:cs="Times New Roman"/>
          <w:szCs w:val="28"/>
        </w:rPr>
        <w:t xml:space="preserve"> паролей (типичный размер списка rockyou.txt и подобных утечек) полный перебор займёт порядка 0,1 секунды. Для атаки полным перебором по алфавиту из 95 печатных ASCII-символов время на пароль длины </w:t>
      </w:r>
      <m:oMath>
        <m:r>
          <w:rPr>
            <w:rFonts w:ascii="Cambria Math" w:eastAsia="Times New Roman" w:hAnsi="Cambria Math" w:cs="Times New Roman"/>
            <w:szCs w:val="28"/>
            <w:rPrChange w:id="495" w:author="anonymous" w:date="2026-06-18T17:41:00Z">
              <w:rPr>
                <w:rFonts w:ascii="Cambria Math" w:eastAsia="Times New Roman" w:hAnsi="Cambria Math" w:cs="Times New Roman"/>
                <w:szCs w:val="28"/>
              </w:rPr>
            </w:rPrChange>
          </w:rPr>
          <m:t>L</m:t>
        </m:r>
      </m:oMath>
      <w:r>
        <w:rPr>
          <w:rFonts w:eastAsia="Times New Roman" w:cs="Times New Roman"/>
          <w:szCs w:val="28"/>
        </w:rPr>
        <w:t xml:space="preserve"> составит </w:t>
      </w:r>
      <m:oMath>
        <m:sSup>
          <m:sSupPr>
            <m:ctrlPr>
              <w:ins w:id="496" w:author="anonymous" w:date="2026-06-18T17:41:00Z">
                <w:rPr>
                  <w:rFonts w:ascii="Cambria Math" w:eastAsia="Times New Roman" w:hAnsi="Cambria Math" w:cs="Times New Roman"/>
                  <w:i/>
                  <w:szCs w:val="28"/>
                </w:rPr>
              </w:ins>
            </m:ctrlPr>
          </m:sSupPr>
          <m:e>
            <m:r>
              <w:ins w:id="497" w:author="anonymous" w:date="2026-06-18T17:41:00Z">
                <w:rPr>
                  <w:rFonts w:ascii="Cambria Math" w:eastAsia="Times New Roman" w:hAnsi="Cambria Math" w:cs="Times New Roman"/>
                  <w:szCs w:val="28"/>
                </w:rPr>
                <m:t>95</m:t>
              </w:ins>
            </m:r>
          </m:e>
          <m:sup>
            <m:r>
              <w:ins w:id="498" w:author="anonymous" w:date="2026-06-18T17:41:00Z">
                <w:rPr>
                  <w:rFonts w:ascii="Cambria Math" w:eastAsia="Times New Roman" w:hAnsi="Cambria Math" w:cs="Times New Roman"/>
                  <w:szCs w:val="28"/>
                  <w:vertAlign w:val="superscript"/>
                  <w:lang w:val="en-US"/>
                </w:rPr>
                <m:t>L</m:t>
              </w:ins>
            </m:r>
          </m:sup>
        </m:sSup>
        <m:r>
          <w:ins w:id="499" w:author="anonymous" w:date="2026-06-18T17:41:00Z">
            <w:rPr>
              <w:rFonts w:ascii="Cambria Math" w:eastAsia="Times New Roman" w:hAnsi="Cambria Math" w:cs="Times New Roman"/>
              <w:szCs w:val="28"/>
            </w:rPr>
            <m:t>/</m:t>
          </w:ins>
        </m:r>
        <m:sSup>
          <m:sSupPr>
            <m:ctrlPr>
              <w:ins w:id="500" w:author="anonymous" w:date="2026-06-18T17:41:00Z">
                <w:rPr>
                  <w:rFonts w:ascii="Cambria Math" w:eastAsia="Times New Roman" w:hAnsi="Cambria Math" w:cs="Times New Roman"/>
                  <w:i/>
                  <w:szCs w:val="28"/>
                </w:rPr>
              </w:ins>
            </m:ctrlPr>
          </m:sSupPr>
          <m:e>
            <m:r>
              <w:ins w:id="501" w:author="anonymous" w:date="2026-06-18T17:41:00Z">
                <w:rPr>
                  <w:rFonts w:ascii="Cambria Math" w:eastAsia="Times New Roman" w:hAnsi="Cambria Math" w:cs="Times New Roman"/>
                  <w:szCs w:val="28"/>
                </w:rPr>
                <m:t>10</m:t>
              </w:ins>
            </m:r>
          </m:e>
          <m:sup>
            <m:r>
              <w:ins w:id="502" w:author="anonymous" w:date="2026-06-18T17:41:00Z">
                <w:rPr>
                  <w:rFonts w:ascii="Cambria Math" w:eastAsia="Times New Roman" w:hAnsi="Cambria Math" w:cs="Times New Roman"/>
                  <w:szCs w:val="28"/>
                </w:rPr>
                <m:t>8</m:t>
              </w:ins>
            </m:r>
          </m:sup>
        </m:sSup>
      </m:oMath>
      <w:del w:id="503" w:author="anonymous" w:date="2026-06-18T17:41:00Z">
        <w:r w:rsidDel="007C7867">
          <w:rPr>
            <w:rFonts w:eastAsia="Times New Roman" w:cs="Times New Roman"/>
            <w:szCs w:val="28"/>
          </w:rPr>
          <w:delText>95</w:delText>
        </w:r>
        <w:r w:rsidR="009E468A" w:rsidRPr="009E468A" w:rsidDel="007C7867">
          <w:rPr>
            <w:rFonts w:eastAsia="Times New Roman" w:cs="Times New Roman"/>
            <w:szCs w:val="28"/>
            <w:vertAlign w:val="superscript"/>
            <w:lang w:val="en-US"/>
          </w:rPr>
          <w:delText>L</w:delText>
        </w:r>
        <w:r w:rsidDel="007C7867">
          <w:rPr>
            <w:rFonts w:eastAsia="Times New Roman" w:cs="Times New Roman"/>
            <w:szCs w:val="28"/>
          </w:rPr>
          <w:delText xml:space="preserve"> / 10</w:delText>
        </w:r>
        <w:r w:rsidR="009E468A" w:rsidRPr="009E468A" w:rsidDel="007C7867">
          <w:rPr>
            <w:rFonts w:eastAsia="Times New Roman" w:cs="Times New Roman"/>
            <w:szCs w:val="28"/>
            <w:vertAlign w:val="superscript"/>
          </w:rPr>
          <w:delText>8</w:delText>
        </w:r>
      </w:del>
      <w:r>
        <w:rPr>
          <w:rFonts w:eastAsia="Times New Roman" w:cs="Times New Roman"/>
          <w:szCs w:val="28"/>
        </w:rPr>
        <w:t xml:space="preserve"> секунд: для </w:t>
      </w:r>
      <m:oMath>
        <m:r>
          <w:rPr>
            <w:rFonts w:ascii="Cambria Math" w:eastAsia="Times New Roman" w:hAnsi="Cambria Math" w:cs="Times New Roman"/>
            <w:szCs w:val="28"/>
            <w:rPrChange w:id="504" w:author="anonymous" w:date="2026-06-18T17:41:00Z">
              <w:rPr>
                <w:rFonts w:ascii="Cambria Math" w:eastAsia="Times New Roman" w:hAnsi="Cambria Math" w:cs="Times New Roman"/>
                <w:szCs w:val="28"/>
              </w:rPr>
            </w:rPrChange>
          </w:rPr>
          <m:t>L</m:t>
        </m:r>
        <m:r>
          <w:del w:id="505" w:author="anonymous" w:date="2026-06-18T17:41:00Z">
            <w:rPr>
              <w:rFonts w:ascii="Cambria Math" w:eastAsia="Times New Roman" w:hAnsi="Cambria Math" w:cs="Times New Roman"/>
              <w:szCs w:val="28"/>
              <w:rPrChange w:id="506" w:author="anonymous" w:date="2026-06-18T17:41:00Z">
                <w:rPr>
                  <w:rFonts w:ascii="Cambria Math" w:eastAsia="Times New Roman" w:hAnsi="Cambria Math" w:cs="Times New Roman"/>
                  <w:szCs w:val="28"/>
                </w:rPr>
              </w:rPrChange>
            </w:rPr>
            <m:t xml:space="preserve"> =</m:t>
          </w:del>
        </m:r>
        <m:r>
          <w:ins w:id="507" w:author="anonymous" w:date="2026-06-18T17:41:00Z">
            <w:rPr>
              <w:rFonts w:ascii="Cambria Math" w:eastAsia="Times New Roman" w:hAnsi="Cambria Math" w:cs="Times New Roman"/>
              <w:szCs w:val="28"/>
            </w:rPr>
            <m:t>=</m:t>
          </w:ins>
        </m:r>
        <m:r>
          <w:del w:id="508" w:author="anonymous" w:date="2026-06-18T17:41:00Z">
            <w:rPr>
              <w:rFonts w:ascii="Cambria Math" w:eastAsia="Times New Roman" w:hAnsi="Cambria Math" w:cs="Times New Roman"/>
              <w:szCs w:val="28"/>
              <w:rPrChange w:id="509" w:author="anonymous" w:date="2026-06-18T17:41:00Z">
                <w:rPr>
                  <w:rFonts w:ascii="Cambria Math" w:eastAsia="Times New Roman" w:hAnsi="Cambria Math" w:cs="Times New Roman"/>
                  <w:szCs w:val="28"/>
                </w:rPr>
              </w:rPrChange>
            </w:rPr>
            <m:t xml:space="preserve"> </m:t>
          </w:del>
        </m:r>
        <m:r>
          <w:rPr>
            <w:rFonts w:ascii="Cambria Math" w:eastAsia="Times New Roman" w:hAnsi="Cambria Math" w:cs="Times New Roman"/>
            <w:szCs w:val="28"/>
            <w:rPrChange w:id="510" w:author="anonymous" w:date="2026-06-18T17:41:00Z">
              <w:rPr>
                <w:rFonts w:ascii="Cambria Math" w:eastAsia="Times New Roman" w:hAnsi="Cambria Math" w:cs="Times New Roman"/>
                <w:szCs w:val="28"/>
              </w:rPr>
            </w:rPrChange>
          </w:rPr>
          <m:t>6</m:t>
        </m:r>
      </m:oMath>
      <w:r>
        <w:rPr>
          <w:rFonts w:eastAsia="Times New Roman" w:cs="Times New Roman"/>
          <w:szCs w:val="28"/>
        </w:rPr>
        <w:t xml:space="preserve"> это около 7 секунд, для </w:t>
      </w:r>
      <m:oMath>
        <m:r>
          <w:rPr>
            <w:rFonts w:ascii="Cambria Math" w:eastAsia="Times New Roman" w:hAnsi="Cambria Math" w:cs="Times New Roman"/>
            <w:szCs w:val="28"/>
            <w:rPrChange w:id="511" w:author="anonymous" w:date="2026-06-18T17:41:00Z">
              <w:rPr>
                <w:rFonts w:ascii="Cambria Math" w:eastAsia="Times New Roman" w:hAnsi="Cambria Math" w:cs="Times New Roman"/>
                <w:szCs w:val="28"/>
              </w:rPr>
            </w:rPrChange>
          </w:rPr>
          <m:t>L</m:t>
        </m:r>
        <m:r>
          <w:del w:id="512" w:author="anonymous" w:date="2026-06-18T17:41:00Z">
            <w:rPr>
              <w:rFonts w:ascii="Cambria Math" w:eastAsia="Times New Roman" w:hAnsi="Cambria Math" w:cs="Times New Roman"/>
              <w:szCs w:val="28"/>
              <w:rPrChange w:id="513" w:author="anonymous" w:date="2026-06-18T17:41:00Z">
                <w:rPr>
                  <w:rFonts w:ascii="Cambria Math" w:eastAsia="Times New Roman" w:hAnsi="Cambria Math" w:cs="Times New Roman"/>
                  <w:szCs w:val="28"/>
                </w:rPr>
              </w:rPrChange>
            </w:rPr>
            <m:t xml:space="preserve"> </m:t>
          </w:del>
        </m:r>
        <m:r>
          <w:rPr>
            <w:rFonts w:ascii="Cambria Math" w:eastAsia="Times New Roman" w:hAnsi="Cambria Math" w:cs="Times New Roman"/>
            <w:szCs w:val="28"/>
            <w:rPrChange w:id="514" w:author="anonymous" w:date="2026-06-18T17:41:00Z">
              <w:rPr>
                <w:rFonts w:ascii="Cambria Math" w:eastAsia="Times New Roman" w:hAnsi="Cambria Math" w:cs="Times New Roman"/>
                <w:szCs w:val="28"/>
              </w:rPr>
            </w:rPrChange>
          </w:rPr>
          <m:t>=</m:t>
        </m:r>
        <m:r>
          <w:ins w:id="515" w:author="anonymous" w:date="2026-06-18T17:42:00Z">
            <w:rPr>
              <w:rFonts w:ascii="Cambria Math" w:eastAsia="Times New Roman" w:hAnsi="Cambria Math" w:cs="Times New Roman"/>
              <w:szCs w:val="28"/>
            </w:rPr>
            <m:t>8</m:t>
          </w:ins>
        </m:r>
        <m:r>
          <w:del w:id="516" w:author="anonymous" w:date="2026-06-18T17:42:00Z">
            <w:rPr>
              <w:rFonts w:ascii="Cambria Math" w:eastAsia="Times New Roman" w:hAnsi="Cambria Math" w:cs="Times New Roman"/>
              <w:szCs w:val="28"/>
              <w:rPrChange w:id="517" w:author="anonymous" w:date="2026-06-18T17:41:00Z">
                <w:rPr>
                  <w:rFonts w:ascii="Cambria Math" w:eastAsia="Times New Roman" w:hAnsi="Cambria Math" w:cs="Times New Roman"/>
                  <w:szCs w:val="28"/>
                </w:rPr>
              </w:rPrChange>
            </w:rPr>
            <m:t xml:space="preserve"> </m:t>
          </w:del>
        </m:r>
        <m:r>
          <w:del w:id="518" w:author="anonymous" w:date="2026-06-18T17:41:00Z">
            <w:rPr>
              <w:rFonts w:ascii="Cambria Math" w:eastAsia="Times New Roman" w:hAnsi="Cambria Math" w:cs="Times New Roman"/>
              <w:szCs w:val="28"/>
              <w:rPrChange w:id="519" w:author="anonymous" w:date="2026-06-18T17:41:00Z">
                <w:rPr>
                  <w:rFonts w:ascii="Cambria Math" w:eastAsia="Times New Roman" w:hAnsi="Cambria Math" w:cs="Times New Roman"/>
                  <w:szCs w:val="28"/>
                </w:rPr>
              </w:rPrChange>
            </w:rPr>
            <m:t>8</m:t>
          </w:del>
        </m:r>
      </m:oMath>
      <w:r>
        <w:rPr>
          <w:rFonts w:eastAsia="Times New Roman" w:cs="Times New Roman"/>
          <w:szCs w:val="28"/>
        </w:rPr>
        <w:t xml:space="preserve"> </w:t>
      </w:r>
      <w:r w:rsidR="0048250B">
        <w:rPr>
          <w:rFonts w:eastAsia="Times New Roman"/>
        </w:rPr>
        <w:t>–</w:t>
      </w:r>
      <w:r>
        <w:rPr>
          <w:rFonts w:eastAsia="Times New Roman" w:cs="Times New Roman"/>
          <w:szCs w:val="28"/>
        </w:rPr>
        <w:t xml:space="preserve"> около 17 часов, для </w:t>
      </w:r>
      <m:oMath>
        <m:r>
          <w:rPr>
            <w:rFonts w:ascii="Cambria Math" w:eastAsia="Times New Roman" w:hAnsi="Cambria Math" w:cs="Times New Roman"/>
            <w:szCs w:val="28"/>
            <w:rPrChange w:id="520" w:author="anonymous" w:date="2026-06-18T17:42:00Z">
              <w:rPr>
                <w:rFonts w:ascii="Cambria Math" w:eastAsia="Times New Roman" w:hAnsi="Cambria Math" w:cs="Times New Roman"/>
                <w:szCs w:val="28"/>
              </w:rPr>
            </w:rPrChange>
          </w:rPr>
          <m:t>L</m:t>
        </m:r>
        <m:r>
          <w:del w:id="521" w:author="anonymous" w:date="2026-06-18T17:42:00Z">
            <w:rPr>
              <w:rFonts w:ascii="Cambria Math" w:eastAsia="Times New Roman" w:hAnsi="Cambria Math" w:cs="Times New Roman"/>
              <w:szCs w:val="28"/>
              <w:rPrChange w:id="522" w:author="anonymous" w:date="2026-06-18T17:42:00Z">
                <w:rPr>
                  <w:rFonts w:ascii="Cambria Math" w:eastAsia="Times New Roman" w:hAnsi="Cambria Math" w:cs="Times New Roman"/>
                  <w:szCs w:val="28"/>
                </w:rPr>
              </w:rPrChange>
            </w:rPr>
            <m:t xml:space="preserve"> </m:t>
          </w:del>
        </m:r>
        <m:r>
          <w:rPr>
            <w:rFonts w:ascii="Cambria Math" w:eastAsia="Times New Roman" w:hAnsi="Cambria Math" w:cs="Times New Roman"/>
            <w:szCs w:val="28"/>
            <w:rPrChange w:id="523" w:author="anonymous" w:date="2026-06-18T17:42:00Z">
              <w:rPr>
                <w:rFonts w:ascii="Cambria Math" w:eastAsia="Times New Roman" w:hAnsi="Cambria Math" w:cs="Times New Roman"/>
                <w:szCs w:val="28"/>
              </w:rPr>
            </w:rPrChange>
          </w:rPr>
          <m:t>=</m:t>
        </m:r>
        <m:r>
          <w:del w:id="524" w:author="anonymous" w:date="2026-06-18T17:42:00Z">
            <w:rPr>
              <w:rFonts w:ascii="Cambria Math" w:eastAsia="Times New Roman" w:hAnsi="Cambria Math" w:cs="Times New Roman"/>
              <w:szCs w:val="28"/>
              <w:rPrChange w:id="525" w:author="anonymous" w:date="2026-06-18T17:42:00Z">
                <w:rPr>
                  <w:rFonts w:ascii="Cambria Math" w:eastAsia="Times New Roman" w:hAnsi="Cambria Math" w:cs="Times New Roman"/>
                  <w:szCs w:val="28"/>
                </w:rPr>
              </w:rPrChange>
            </w:rPr>
            <m:t xml:space="preserve"> </m:t>
          </w:del>
        </m:r>
        <m:r>
          <w:rPr>
            <w:rFonts w:ascii="Cambria Math" w:eastAsia="Times New Roman" w:hAnsi="Cambria Math" w:cs="Times New Roman"/>
            <w:szCs w:val="28"/>
            <w:rPrChange w:id="526" w:author="anonymous" w:date="2026-06-18T17:42:00Z">
              <w:rPr>
                <w:rFonts w:ascii="Cambria Math" w:eastAsia="Times New Roman" w:hAnsi="Cambria Math" w:cs="Times New Roman"/>
                <w:szCs w:val="28"/>
              </w:rPr>
            </w:rPrChange>
          </w:rPr>
          <m:t>10</m:t>
        </m:r>
      </m:oMath>
      <w:r>
        <w:rPr>
          <w:rFonts w:eastAsia="Times New Roman" w:cs="Times New Roman"/>
          <w:szCs w:val="28"/>
        </w:rPr>
        <w:t xml:space="preserve"> </w:t>
      </w:r>
      <w:r w:rsidR="0048250B">
        <w:rPr>
          <w:rFonts w:eastAsia="Times New Roman"/>
        </w:rPr>
        <w:t>–</w:t>
      </w:r>
      <w:r>
        <w:rPr>
          <w:rFonts w:eastAsia="Times New Roman" w:cs="Times New Roman"/>
          <w:szCs w:val="28"/>
        </w:rPr>
        <w:t xml:space="preserve"> около 19 лет. Иными словами, защита GNOME </w:t>
      </w:r>
      <w:proofErr w:type="spellStart"/>
      <w:r>
        <w:rPr>
          <w:rFonts w:eastAsia="Times New Roman" w:cs="Times New Roman"/>
          <w:szCs w:val="28"/>
        </w:rPr>
        <w:t>Keyring</w:t>
      </w:r>
      <w:proofErr w:type="spellEnd"/>
      <w:r>
        <w:rPr>
          <w:rFonts w:eastAsia="Times New Roman" w:cs="Times New Roman"/>
          <w:szCs w:val="28"/>
        </w:rPr>
        <w:t xml:space="preserve"> обеспечивает практическую стойкость только для длинных и сложных мастер-паролей; слабые пароли (до 8 символов из ограниченного алфавита) подбираются за разумное время.</w:t>
      </w:r>
    </w:p>
    <w:p w14:paraId="188AF0A7" w14:textId="29F8E4F4" w:rsidR="008F5EA8" w:rsidRDefault="008F5EA8" w:rsidP="008F5EA8">
      <w:pPr>
        <w:spacing w:after="120"/>
        <w:ind w:firstLine="720"/>
      </w:pPr>
      <w:r>
        <w:rPr>
          <w:rFonts w:eastAsia="Times New Roman" w:cs="Times New Roman"/>
          <w:szCs w:val="28"/>
        </w:rPr>
        <w:t xml:space="preserve">Существенно, что такая ситуация наблюдается уже при изолированной атаке на один </w:t>
      </w:r>
      <w:proofErr w:type="gramStart"/>
      <w:r>
        <w:rPr>
          <w:rFonts w:eastAsia="Times New Roman" w:cs="Times New Roman"/>
          <w:szCs w:val="28"/>
        </w:rPr>
        <w:t>файл .</w:t>
      </w:r>
      <w:proofErr w:type="spellStart"/>
      <w:r>
        <w:rPr>
          <w:rFonts w:eastAsia="Times New Roman" w:cs="Times New Roman"/>
          <w:szCs w:val="28"/>
        </w:rPr>
        <w:t>keyring</w:t>
      </w:r>
      <w:proofErr w:type="spellEnd"/>
      <w:proofErr w:type="gramEnd"/>
      <w:r>
        <w:rPr>
          <w:rFonts w:eastAsia="Times New Roman" w:cs="Times New Roman"/>
          <w:szCs w:val="28"/>
        </w:rPr>
        <w:t xml:space="preserve">. В реальном сценарии угрозы атакующий обычно располагает доступом и к другим артефактам пользователя </w:t>
      </w:r>
      <w:r w:rsidR="00E2608B">
        <w:rPr>
          <w:rFonts w:eastAsia="Times New Roman" w:cs="Times New Roman"/>
          <w:szCs w:val="28"/>
        </w:rPr>
        <w:t>-</w:t>
      </w:r>
      <w:r>
        <w:rPr>
          <w:rFonts w:eastAsia="Times New Roman" w:cs="Times New Roman"/>
          <w:szCs w:val="28"/>
        </w:rPr>
        <w:t xml:space="preserve"> истории </w:t>
      </w:r>
      <w:proofErr w:type="spellStart"/>
      <w:r>
        <w:rPr>
          <w:rFonts w:eastAsia="Times New Roman" w:cs="Times New Roman"/>
          <w:szCs w:val="28"/>
        </w:rPr>
        <w:t>shell</w:t>
      </w:r>
      <w:proofErr w:type="spellEnd"/>
      <w:r>
        <w:rPr>
          <w:rFonts w:eastAsia="Times New Roman" w:cs="Times New Roman"/>
          <w:szCs w:val="28"/>
        </w:rPr>
        <w:t xml:space="preserve">, файлам конфигурации, утечкам из других сервисов, </w:t>
      </w:r>
      <w:r w:rsidR="00E2608B">
        <w:rPr>
          <w:rFonts w:eastAsia="Times New Roman" w:cs="Times New Roman"/>
          <w:szCs w:val="28"/>
        </w:rPr>
        <w:t>-</w:t>
      </w:r>
      <w:r>
        <w:rPr>
          <w:rFonts w:eastAsia="Times New Roman" w:cs="Times New Roman"/>
          <w:szCs w:val="28"/>
        </w:rPr>
        <w:t xml:space="preserve"> что позволяет существенно сократить эффективный размер пространства перебора за счёт целевых словарей.</w:t>
      </w:r>
    </w:p>
    <w:p w14:paraId="253F00C6" w14:textId="3762685D" w:rsidR="008F5EA8" w:rsidRDefault="008F5EA8" w:rsidP="00B549D6">
      <w:pPr>
        <w:pStyle w:val="3"/>
        <w:pPrChange w:id="527" w:author="anonymous" w:date="2026-06-18T17:27:00Z">
          <w:pPr>
            <w:pStyle w:val="3"/>
          </w:pPr>
        </w:pPrChange>
      </w:pPr>
      <w:bookmarkStart w:id="528" w:name="_Toc232584310"/>
      <w:r>
        <w:t>Корреляция с моделью угроз</w:t>
      </w:r>
      <w:bookmarkEnd w:id="528"/>
    </w:p>
    <w:p w14:paraId="7D0D780E" w14:textId="1AEDAA71" w:rsidR="008F5EA8" w:rsidRDefault="008F5EA8" w:rsidP="002D6C59">
      <w:r>
        <w:rPr>
          <w:rFonts w:eastAsia="Times New Roman"/>
        </w:rPr>
        <w:t xml:space="preserve">Важное </w:t>
      </w:r>
      <w:commentRangeStart w:id="529"/>
      <w:r>
        <w:rPr>
          <w:rFonts w:eastAsia="Times New Roman"/>
        </w:rPr>
        <w:t xml:space="preserve">методологическое замечание </w:t>
      </w:r>
      <w:commentRangeEnd w:id="529"/>
      <w:r w:rsidR="004021CA">
        <w:rPr>
          <w:rStyle w:val="afc"/>
        </w:rPr>
        <w:commentReference w:id="529"/>
      </w:r>
      <w:r>
        <w:rPr>
          <w:rFonts w:eastAsia="Times New Roman"/>
        </w:rPr>
        <w:t xml:space="preserve">состоит в том, что описанные выше криптографические недостатки в полной мере проявляются только в специфической модели угроз </w:t>
      </w:r>
      <w:r w:rsidR="0048250B">
        <w:rPr>
          <w:rFonts w:eastAsia="Times New Roman"/>
        </w:rPr>
        <w:t>–</w:t>
      </w:r>
      <w:r>
        <w:rPr>
          <w:rFonts w:eastAsia="Times New Roman"/>
        </w:rPr>
        <w:t xml:space="preserve"> а именно в случае, когда атакующий получает доступ непосредственно к файлу </w:t>
      </w:r>
      <w:proofErr w:type="spellStart"/>
      <w:proofErr w:type="gramStart"/>
      <w:r>
        <w:rPr>
          <w:rFonts w:eastAsia="Times New Roman"/>
        </w:rPr>
        <w:t>login.keyring</w:t>
      </w:r>
      <w:proofErr w:type="spellEnd"/>
      <w:proofErr w:type="gramEnd"/>
      <w:r>
        <w:rPr>
          <w:rFonts w:eastAsia="Times New Roman"/>
        </w:rPr>
        <w:t xml:space="preserve"> (например, через украденный ноутбук, доступ к резервной копии или к сетевому хранилищу). Архитектура GNOME </w:t>
      </w:r>
      <w:proofErr w:type="spellStart"/>
      <w:r>
        <w:rPr>
          <w:rFonts w:eastAsia="Times New Roman"/>
        </w:rPr>
        <w:t>Keyring</w:t>
      </w:r>
      <w:proofErr w:type="spellEnd"/>
      <w:r>
        <w:rPr>
          <w:rFonts w:eastAsia="Times New Roman"/>
        </w:rPr>
        <w:t xml:space="preserve"> исходно проектировалась исходя из иной модели угроз: файл хранилища предполагается находящимся внутри домашнего каталога пользователя, защищённого UNIX-правами доступа (0600 для </w:t>
      </w:r>
      <w:proofErr w:type="spellStart"/>
      <w:proofErr w:type="gramStart"/>
      <w:r>
        <w:rPr>
          <w:rFonts w:eastAsia="Times New Roman"/>
        </w:rPr>
        <w:t>login.keyring</w:t>
      </w:r>
      <w:proofErr w:type="spellEnd"/>
      <w:proofErr w:type="gramEnd"/>
      <w:r>
        <w:rPr>
          <w:rFonts w:eastAsia="Times New Roman"/>
        </w:rPr>
        <w:t xml:space="preserve">) и, в идеальном случае, дополнительным </w:t>
      </w:r>
      <w:proofErr w:type="spellStart"/>
      <w:r>
        <w:rPr>
          <w:rFonts w:eastAsia="Times New Roman"/>
        </w:rPr>
        <w:t>полнодисковым</w:t>
      </w:r>
      <w:proofErr w:type="spellEnd"/>
      <w:r>
        <w:rPr>
          <w:rFonts w:eastAsia="Times New Roman"/>
        </w:rPr>
        <w:t xml:space="preserve"> шифрованием LUKS.</w:t>
      </w:r>
    </w:p>
    <w:p w14:paraId="08C39FE9" w14:textId="185F1F6E" w:rsidR="008F5EA8" w:rsidRDefault="004021CA" w:rsidP="002D6C59">
      <w:r>
        <w:rPr>
          <w:rFonts w:eastAsia="Times New Roman"/>
        </w:rPr>
        <w:t>М</w:t>
      </w:r>
      <w:r w:rsidR="008F5EA8">
        <w:rPr>
          <w:rFonts w:eastAsia="Times New Roman"/>
        </w:rPr>
        <w:t xml:space="preserve">алое число итераций KDF и устаревший режим шифрования выглядят как осознанный компромисс: разработчики </w:t>
      </w:r>
      <w:proofErr w:type="spellStart"/>
      <w:r w:rsidR="008F5EA8">
        <w:rPr>
          <w:rFonts w:eastAsia="Times New Roman"/>
        </w:rPr>
        <w:t>gnome-keyring</w:t>
      </w:r>
      <w:proofErr w:type="spellEnd"/>
      <w:r w:rsidR="008F5EA8">
        <w:rPr>
          <w:rFonts w:eastAsia="Times New Roman"/>
        </w:rPr>
        <w:t xml:space="preserve"> исходили из того, что мастер-пароль </w:t>
      </w:r>
      <w:proofErr w:type="spellStart"/>
      <w:r w:rsidR="008F5EA8">
        <w:rPr>
          <w:rFonts w:eastAsia="Times New Roman"/>
        </w:rPr>
        <w:t>keyring</w:t>
      </w:r>
      <w:proofErr w:type="spellEnd"/>
      <w:r w:rsidR="008F5EA8">
        <w:rPr>
          <w:rFonts w:eastAsia="Times New Roman"/>
        </w:rPr>
        <w:t xml:space="preserve"> совпадает с паролем пользователя (что и означает понятие </w:t>
      </w:r>
      <w:r w:rsidR="00941287" w:rsidRPr="00941287">
        <w:rPr>
          <w:rFonts w:eastAsia="Times New Roman"/>
        </w:rPr>
        <w:t>“</w:t>
      </w:r>
      <w:proofErr w:type="spellStart"/>
      <w:r w:rsidR="008F5EA8">
        <w:rPr>
          <w:rFonts w:eastAsia="Times New Roman"/>
        </w:rPr>
        <w:t>login</w:t>
      </w:r>
      <w:proofErr w:type="spellEnd"/>
      <w:r w:rsidR="008F5EA8">
        <w:rPr>
          <w:rFonts w:eastAsia="Times New Roman"/>
        </w:rPr>
        <w:t xml:space="preserve"> </w:t>
      </w:r>
      <w:proofErr w:type="spellStart"/>
      <w:r w:rsidR="008F5EA8">
        <w:rPr>
          <w:rFonts w:eastAsia="Times New Roman"/>
        </w:rPr>
        <w:t>keyring</w:t>
      </w:r>
      <w:proofErr w:type="spellEnd"/>
      <w:r w:rsidR="00941287" w:rsidRPr="00941287">
        <w:rPr>
          <w:rFonts w:eastAsia="Times New Roman"/>
        </w:rPr>
        <w:t>”</w:t>
      </w:r>
      <w:r w:rsidR="008F5EA8">
        <w:rPr>
          <w:rFonts w:eastAsia="Times New Roman"/>
        </w:rPr>
        <w:t xml:space="preserve"> </w:t>
      </w:r>
      <w:r w:rsidR="0048250B">
        <w:rPr>
          <w:rFonts w:eastAsia="Times New Roman"/>
        </w:rPr>
        <w:t>–</w:t>
      </w:r>
      <w:r w:rsidR="008F5EA8">
        <w:rPr>
          <w:rFonts w:eastAsia="Times New Roman"/>
        </w:rPr>
        <w:t xml:space="preserve"> он автоматически </w:t>
      </w:r>
      <w:proofErr w:type="spellStart"/>
      <w:r w:rsidR="008F5EA8">
        <w:rPr>
          <w:rFonts w:eastAsia="Times New Roman"/>
        </w:rPr>
        <w:t>разблокируется</w:t>
      </w:r>
      <w:proofErr w:type="spellEnd"/>
      <w:r w:rsidR="008F5EA8">
        <w:rPr>
          <w:rFonts w:eastAsia="Times New Roman"/>
        </w:rPr>
        <w:t xml:space="preserve"> при входе в систему), а основной защитой выступают системные механизмы. В такой модели </w:t>
      </w:r>
      <w:r w:rsidR="008F5EA8">
        <w:rPr>
          <w:rFonts w:eastAsia="Times New Roman"/>
        </w:rPr>
        <w:lastRenderedPageBreak/>
        <w:t>криптография в самом файле играет роль вторичного барьера, защищающего лишь от случайной утечки самого файла без сопутствующего получения пароля учётной записи.</w:t>
      </w:r>
    </w:p>
    <w:p w14:paraId="53DA53A2" w14:textId="77777777" w:rsidR="008F5EA8" w:rsidRDefault="008F5EA8" w:rsidP="002D6C59">
      <w:r>
        <w:rPr>
          <w:rFonts w:eastAsia="Times New Roman"/>
        </w:rPr>
        <w:t xml:space="preserve">Однако такая модель угроз является чрезмерно оптимистичной. В частности, во многих корпоративных средах пользовательские каталоги монтируются с сетевых файловых серверов (NFS, </w:t>
      </w:r>
      <w:proofErr w:type="spellStart"/>
      <w:r>
        <w:rPr>
          <w:rFonts w:eastAsia="Times New Roman"/>
        </w:rPr>
        <w:t>Samba</w:t>
      </w:r>
      <w:proofErr w:type="spellEnd"/>
      <w:r>
        <w:rPr>
          <w:rFonts w:eastAsia="Times New Roman"/>
        </w:rPr>
        <w:t xml:space="preserve">), резервные копии сохраняются в облачных хранилищах, а доступ </w:t>
      </w:r>
      <w:proofErr w:type="spellStart"/>
      <w:r>
        <w:rPr>
          <w:rFonts w:eastAsia="Times New Roman"/>
        </w:rPr>
        <w:t>root</w:t>
      </w:r>
      <w:proofErr w:type="spellEnd"/>
      <w:r>
        <w:rPr>
          <w:rFonts w:eastAsia="Times New Roman"/>
        </w:rPr>
        <w:t xml:space="preserve"> к рабочим станциям имеется не только у владельца. В таких условиях файл </w:t>
      </w:r>
      <w:proofErr w:type="spellStart"/>
      <w:proofErr w:type="gramStart"/>
      <w:r>
        <w:rPr>
          <w:rFonts w:eastAsia="Times New Roman"/>
        </w:rPr>
        <w:t>login.keyring</w:t>
      </w:r>
      <w:proofErr w:type="spellEnd"/>
      <w:proofErr w:type="gramEnd"/>
      <w:r>
        <w:rPr>
          <w:rFonts w:eastAsia="Times New Roman"/>
        </w:rPr>
        <w:t xml:space="preserve"> доступен значительно более широкому кругу субъектов, чем подразумевалось при проектировании формата, и слабая криптография становится непосредственной угрозой.</w:t>
      </w:r>
    </w:p>
    <w:p w14:paraId="6BD7C693" w14:textId="3B84A205" w:rsidR="00C556AB" w:rsidRDefault="008F5EA8" w:rsidP="00C556AB">
      <w:pPr>
        <w:rPr>
          <w:rFonts w:eastAsia="Times New Roman" w:cs="Times New Roman"/>
          <w:szCs w:val="28"/>
        </w:rPr>
      </w:pPr>
      <w:r>
        <w:rPr>
          <w:rFonts w:eastAsia="Times New Roman" w:cs="Times New Roman"/>
          <w:szCs w:val="28"/>
        </w:rPr>
        <w:t xml:space="preserve">В контексте задачи аудита, поставленной в настоящей курсовой работе, описанные особенности криптографических примитивов GNOME </w:t>
      </w:r>
      <w:proofErr w:type="spellStart"/>
      <w:r>
        <w:rPr>
          <w:rFonts w:eastAsia="Times New Roman" w:cs="Times New Roman"/>
          <w:szCs w:val="28"/>
        </w:rPr>
        <w:t>Keyring</w:t>
      </w:r>
      <w:proofErr w:type="spellEnd"/>
      <w:r>
        <w:rPr>
          <w:rFonts w:eastAsia="Times New Roman" w:cs="Times New Roman"/>
          <w:szCs w:val="28"/>
        </w:rPr>
        <w:t xml:space="preserve"> имеют ещё одно практическое следствие: они принципиально определяют архитектуру</w:t>
      </w:r>
      <w:r w:rsidR="00FE23E8">
        <w:rPr>
          <w:rFonts w:eastAsia="Times New Roman" w:cs="Times New Roman"/>
          <w:szCs w:val="28"/>
        </w:rPr>
        <w:t xml:space="preserve"> инструмента,</w:t>
      </w:r>
      <w:r>
        <w:rPr>
          <w:rFonts w:eastAsia="Times New Roman" w:cs="Times New Roman"/>
          <w:szCs w:val="28"/>
        </w:rPr>
        <w:t xml:space="preserve"> </w:t>
      </w:r>
      <w:r w:rsidR="00FE23E8">
        <w:t>реализованного в разделе 2</w:t>
      </w:r>
      <w:r>
        <w:rPr>
          <w:rFonts w:eastAsia="Times New Roman" w:cs="Times New Roman"/>
          <w:szCs w:val="28"/>
        </w:rPr>
        <w:t xml:space="preserve">. Именно простота KDF (одна итерация SHA-256 на цикл) и отсутствие аутентификации позволяют выполнить расшифровку без обращения к каким-либо вспомогательным данным помимо самого файла; именно малое число итераций делает реальной задачу проверки гипотез о мастер-пароле в рамках аудита; именно особенности формата зашифрованного блока определяют структуру проверки корректности расшифровки. </w:t>
      </w:r>
      <w:r w:rsidR="00FE23E8">
        <w:t xml:space="preserve">Совокупность выявленных криптографических особенностей GNOME </w:t>
      </w:r>
      <w:proofErr w:type="spellStart"/>
      <w:r w:rsidR="00FE23E8">
        <w:t>Keyring</w:t>
      </w:r>
      <w:proofErr w:type="spellEnd"/>
      <w:r w:rsidR="00FE23E8">
        <w:t xml:space="preserve"> </w:t>
      </w:r>
      <w:r w:rsidR="0006718F">
        <w:rPr>
          <w:rFonts w:eastAsia="Times New Roman"/>
        </w:rPr>
        <w:t>–</w:t>
      </w:r>
      <w:r w:rsidR="00FE23E8">
        <w:t xml:space="preserve"> нестандартная KDF, детерминированный IV, отсутствие аутентификации </w:t>
      </w:r>
      <w:proofErr w:type="spellStart"/>
      <w:r w:rsidR="00FE23E8">
        <w:t>шифротекста</w:t>
      </w:r>
      <w:proofErr w:type="spellEnd"/>
      <w:r w:rsidR="00FE23E8">
        <w:t xml:space="preserve"> и малое число итераций </w:t>
      </w:r>
      <w:r w:rsidR="0006718F">
        <w:rPr>
          <w:rFonts w:eastAsia="Times New Roman"/>
        </w:rPr>
        <w:t>–</w:t>
      </w:r>
      <w:r w:rsidR="00FE23E8">
        <w:t xml:space="preserve"> не только характеризует текущее состояние безопасности инструмента, но и непосредственно определяет техническую реализацию инструмента, описанную в разделе 2.</w:t>
      </w:r>
    </w:p>
    <w:p w14:paraId="6D0E7D7D" w14:textId="3312C936" w:rsidR="002D6C59" w:rsidRPr="006C25D0" w:rsidRDefault="00703150" w:rsidP="006C25D0">
      <w:pPr>
        <w:pStyle w:val="1"/>
      </w:pPr>
      <w:bookmarkStart w:id="530" w:name="_Toc232584311"/>
      <w:r>
        <w:t xml:space="preserve">2 </w:t>
      </w:r>
      <w:commentRangeStart w:id="531"/>
      <w:r w:rsidRPr="007C7867">
        <w:rPr>
          <w:highlight w:val="yellow"/>
          <w:rPrChange w:id="532" w:author="anonymous" w:date="2026-06-18T17:42:00Z">
            <w:rPr/>
          </w:rPrChange>
        </w:rPr>
        <w:t xml:space="preserve">Реализация </w:t>
      </w:r>
      <w:commentRangeEnd w:id="531"/>
      <w:r w:rsidR="007C7867">
        <w:rPr>
          <w:rStyle w:val="afc"/>
          <w:rFonts w:eastAsiaTheme="minorEastAsia" w:cstheme="minorBidi"/>
          <w:b w:val="0"/>
          <w:bCs w:val="0"/>
          <w:smallCaps w:val="0"/>
        </w:rPr>
        <w:commentReference w:id="531"/>
      </w:r>
      <w:r>
        <w:t xml:space="preserve">и </w:t>
      </w:r>
      <w:r w:rsidRPr="007C7867">
        <w:rPr>
          <w:highlight w:val="yellow"/>
          <w:rPrChange w:id="533" w:author="anonymous" w:date="2026-06-18T17:42:00Z">
            <w:rPr/>
          </w:rPrChange>
        </w:rPr>
        <w:t xml:space="preserve">тестирование </w:t>
      </w:r>
      <w:r>
        <w:t xml:space="preserve">инструмента анализа файла </w:t>
      </w:r>
      <w:proofErr w:type="spellStart"/>
      <w:r>
        <w:t>login.keyring</w:t>
      </w:r>
      <w:bookmarkEnd w:id="530"/>
      <w:proofErr w:type="spellEnd"/>
    </w:p>
    <w:p w14:paraId="39638F4A" w14:textId="77777777" w:rsidR="000D7D55" w:rsidRPr="000D7D55" w:rsidRDefault="000D7D55" w:rsidP="000D7D55">
      <w:pPr>
        <w:pStyle w:val="af2"/>
        <w:keepNext/>
        <w:keepLines/>
        <w:numPr>
          <w:ilvl w:val="0"/>
          <w:numId w:val="44"/>
        </w:numPr>
        <w:spacing w:after="283"/>
        <w:contextualSpacing w:val="0"/>
        <w:outlineLvl w:val="1"/>
        <w:rPr>
          <w:rFonts w:eastAsia="Times New Roman" w:cs="Times New Roman"/>
          <w:b/>
          <w:bCs/>
          <w:vanish/>
          <w:szCs w:val="28"/>
        </w:rPr>
      </w:pPr>
      <w:bookmarkStart w:id="534" w:name="_Toc232554470"/>
      <w:bookmarkStart w:id="535" w:name="_Toc232584278"/>
      <w:bookmarkStart w:id="536" w:name="_Toc232584312"/>
      <w:bookmarkEnd w:id="534"/>
      <w:bookmarkEnd w:id="535"/>
      <w:bookmarkEnd w:id="536"/>
    </w:p>
    <w:p w14:paraId="3FB7D335" w14:textId="77777777" w:rsidR="000D7D55" w:rsidRPr="000D7D55" w:rsidRDefault="000D7D55" w:rsidP="000D7D55">
      <w:pPr>
        <w:pStyle w:val="af2"/>
        <w:keepNext/>
        <w:keepLines/>
        <w:numPr>
          <w:ilvl w:val="0"/>
          <w:numId w:val="44"/>
        </w:numPr>
        <w:spacing w:after="283"/>
        <w:contextualSpacing w:val="0"/>
        <w:outlineLvl w:val="1"/>
        <w:rPr>
          <w:rFonts w:eastAsia="Times New Roman" w:cs="Times New Roman"/>
          <w:b/>
          <w:bCs/>
          <w:vanish/>
          <w:szCs w:val="28"/>
        </w:rPr>
      </w:pPr>
      <w:bookmarkStart w:id="537" w:name="_Toc232554471"/>
      <w:bookmarkStart w:id="538" w:name="_Toc232584279"/>
      <w:bookmarkStart w:id="539" w:name="_Toc232584313"/>
      <w:bookmarkEnd w:id="537"/>
      <w:bookmarkEnd w:id="538"/>
      <w:bookmarkEnd w:id="539"/>
    </w:p>
    <w:p w14:paraId="5F2649BD" w14:textId="3B7CD9AF" w:rsidR="00703150" w:rsidRPr="002D6C59" w:rsidRDefault="00703150" w:rsidP="00B549D6">
      <w:pPr>
        <w:pStyle w:val="2"/>
        <w:numPr>
          <w:ilvl w:val="1"/>
          <w:numId w:val="44"/>
        </w:numPr>
        <w:pPrChange w:id="540" w:author="anonymous" w:date="2026-06-18T17:27:00Z">
          <w:pPr>
            <w:pStyle w:val="2"/>
            <w:numPr>
              <w:numId w:val="44"/>
            </w:numPr>
          </w:pPr>
        </w:pPrChange>
      </w:pPr>
      <w:bookmarkStart w:id="541" w:name="_Toc232584314"/>
      <w:r w:rsidRPr="002D6C59">
        <w:t xml:space="preserve">Архитектура и </w:t>
      </w:r>
      <w:r w:rsidRPr="007C7867">
        <w:rPr>
          <w:highlight w:val="yellow"/>
          <w:rPrChange w:id="542" w:author="anonymous" w:date="2026-06-18T17:43:00Z">
            <w:rPr/>
          </w:rPrChange>
        </w:rPr>
        <w:t>реализация</w:t>
      </w:r>
      <w:r w:rsidRPr="002D6C59">
        <w:t xml:space="preserve"> инструмента</w:t>
      </w:r>
      <w:bookmarkEnd w:id="541"/>
    </w:p>
    <w:p w14:paraId="38B5A9C2" w14:textId="77777777" w:rsidR="006C25D0" w:rsidRDefault="006C25D0" w:rsidP="00703150">
      <w:r w:rsidRPr="006C25D0">
        <w:t xml:space="preserve">Инструмент разработан на языке программирования Python 3 и реализует полный конвейер обработки файла </w:t>
      </w:r>
      <w:proofErr w:type="spellStart"/>
      <w:proofErr w:type="gramStart"/>
      <w:r w:rsidRPr="006C25D0">
        <w:t>login.keyring</w:t>
      </w:r>
      <w:proofErr w:type="spellEnd"/>
      <w:proofErr w:type="gramEnd"/>
      <w:r w:rsidRPr="006C25D0">
        <w:t xml:space="preserve">: от чтения бинарного потока до вывода расшифрованных секретов в удобочитаемом виде. Выбор Python обусловлен рядом практических соображений. Во-первых, стандартная библиотека языка содержит все необходимые криптографические примитивы </w:t>
      </w:r>
      <w:commentRangeStart w:id="543"/>
      <w:r w:rsidRPr="006C25D0">
        <w:t>—</w:t>
      </w:r>
      <w:commentRangeEnd w:id="543"/>
      <w:r w:rsidR="007C7867">
        <w:rPr>
          <w:rStyle w:val="afc"/>
        </w:rPr>
        <w:commentReference w:id="543"/>
      </w:r>
      <w:r w:rsidRPr="006C25D0">
        <w:t xml:space="preserve"> модуль </w:t>
      </w:r>
      <w:proofErr w:type="spellStart"/>
      <w:r w:rsidRPr="006C25D0">
        <w:t>hashlib</w:t>
      </w:r>
      <w:proofErr w:type="spellEnd"/>
      <w:r w:rsidRPr="006C25D0">
        <w:t xml:space="preserve"> предоставляет реализации SHA-256 и MD5, модуль </w:t>
      </w:r>
      <w:proofErr w:type="spellStart"/>
      <w:r w:rsidRPr="006C25D0">
        <w:t>struct</w:t>
      </w:r>
      <w:proofErr w:type="spellEnd"/>
      <w:r w:rsidRPr="006C25D0">
        <w:t xml:space="preserve"> обеспечивает разбор бинарных данных с явным указанием порядка байтов. Во-вторых, Python позволяет работать с байтовыми последовательностями непосредственно, без необходимости управления памятью вручную, что снижает вероятность ошибок при реализации парсера бинарного формата.</w:t>
      </w:r>
    </w:p>
    <w:p w14:paraId="1E6BB5FD" w14:textId="4A54F7DD" w:rsidR="00703150" w:rsidRDefault="00703150" w:rsidP="00703150">
      <w:r>
        <w:t xml:space="preserve">Инструмент организован в виде </w:t>
      </w:r>
      <w:commentRangeStart w:id="544"/>
      <w:commentRangeStart w:id="545"/>
      <w:r>
        <w:t xml:space="preserve">трёх </w:t>
      </w:r>
      <w:commentRangeEnd w:id="545"/>
      <w:r w:rsidR="007C7867">
        <w:rPr>
          <w:rStyle w:val="afc"/>
        </w:rPr>
        <w:commentReference w:id="545"/>
      </w:r>
      <w:commentRangeStart w:id="546"/>
      <w:r>
        <w:t xml:space="preserve">независимых </w:t>
      </w:r>
      <w:commentRangeEnd w:id="546"/>
      <w:r w:rsidR="007C7867">
        <w:rPr>
          <w:rStyle w:val="afc"/>
        </w:rPr>
        <w:commentReference w:id="546"/>
      </w:r>
      <w:r>
        <w:t xml:space="preserve">модулей </w:t>
      </w:r>
      <w:commentRangeEnd w:id="544"/>
      <w:r w:rsidR="007C7867">
        <w:rPr>
          <w:rStyle w:val="afc"/>
        </w:rPr>
        <w:commentReference w:id="544"/>
      </w:r>
      <w:r>
        <w:t>и точки входа – интерфейса командной строки:</w:t>
      </w:r>
    </w:p>
    <w:p w14:paraId="2531765D" w14:textId="221CFA36" w:rsidR="00703150" w:rsidRPr="00703150" w:rsidRDefault="00703150" w:rsidP="00703150">
      <w:pPr>
        <w:pStyle w:val="732-"/>
        <w:tabs>
          <w:tab w:val="left" w:pos="851"/>
        </w:tabs>
        <w:ind w:left="0" w:firstLine="567"/>
        <w:rPr>
          <w:rFonts w:eastAsia="Times New Roman"/>
        </w:rPr>
      </w:pPr>
      <w:r w:rsidRPr="00703150">
        <w:rPr>
          <w:rFonts w:eastAsia="Times New Roman"/>
        </w:rPr>
        <w:t xml:space="preserve">keyring_models.py – модели данных, описывающие структуры заголовка, метаданных, </w:t>
      </w:r>
      <w:proofErr w:type="spellStart"/>
      <w:r w:rsidRPr="00703150">
        <w:rPr>
          <w:rFonts w:eastAsia="Times New Roman"/>
        </w:rPr>
        <w:t>hashed</w:t>
      </w:r>
      <w:proofErr w:type="spellEnd"/>
      <w:r w:rsidRPr="00703150">
        <w:rPr>
          <w:rFonts w:eastAsia="Times New Roman"/>
        </w:rPr>
        <w:t xml:space="preserve"> </w:t>
      </w:r>
      <w:proofErr w:type="spellStart"/>
      <w:r w:rsidRPr="00703150">
        <w:rPr>
          <w:rFonts w:eastAsia="Times New Roman"/>
        </w:rPr>
        <w:t>items</w:t>
      </w:r>
      <w:proofErr w:type="spellEnd"/>
      <w:r w:rsidRPr="00703150">
        <w:rPr>
          <w:rFonts w:eastAsia="Times New Roman"/>
        </w:rPr>
        <w:t xml:space="preserve"> и зашифрованного блока;</w:t>
      </w:r>
    </w:p>
    <w:p w14:paraId="7596A440" w14:textId="3B6E6F41" w:rsidR="00703150" w:rsidRPr="00703150" w:rsidRDefault="00703150" w:rsidP="00703150">
      <w:pPr>
        <w:pStyle w:val="732-"/>
        <w:tabs>
          <w:tab w:val="left" w:pos="851"/>
        </w:tabs>
        <w:ind w:left="0" w:firstLine="567"/>
        <w:rPr>
          <w:rFonts w:eastAsia="Times New Roman"/>
        </w:rPr>
      </w:pPr>
      <w:r w:rsidRPr="00703150">
        <w:rPr>
          <w:rFonts w:eastAsia="Times New Roman"/>
        </w:rPr>
        <w:t xml:space="preserve">keyring_parser.py – программа разбора (парсер) бинарного потока и структуры </w:t>
      </w:r>
      <w:proofErr w:type="gramStart"/>
      <w:r w:rsidRPr="00703150">
        <w:rPr>
          <w:rFonts w:eastAsia="Times New Roman"/>
        </w:rPr>
        <w:t>файла .</w:t>
      </w:r>
      <w:proofErr w:type="spellStart"/>
      <w:r w:rsidRPr="00703150">
        <w:rPr>
          <w:rFonts w:eastAsia="Times New Roman"/>
        </w:rPr>
        <w:t>keyring</w:t>
      </w:r>
      <w:proofErr w:type="spellEnd"/>
      <w:proofErr w:type="gramEnd"/>
      <w:r w:rsidRPr="00703150">
        <w:rPr>
          <w:rFonts w:eastAsia="Times New Roman"/>
        </w:rPr>
        <w:t>;</w:t>
      </w:r>
    </w:p>
    <w:p w14:paraId="2F281C9E" w14:textId="4CD0138F" w:rsidR="00703150" w:rsidRPr="00703150" w:rsidRDefault="00703150" w:rsidP="00703150">
      <w:pPr>
        <w:pStyle w:val="732-"/>
        <w:tabs>
          <w:tab w:val="left" w:pos="851"/>
        </w:tabs>
        <w:ind w:left="0" w:firstLine="567"/>
        <w:rPr>
          <w:rFonts w:eastAsia="Times New Roman"/>
        </w:rPr>
      </w:pPr>
      <w:r w:rsidRPr="00703150">
        <w:rPr>
          <w:rFonts w:eastAsia="Times New Roman"/>
        </w:rPr>
        <w:t xml:space="preserve">keyring_crypto.py – криптографические операции: функция деривации ключа, расшифровка AES-128-CBC, MD5-верификация, а также генерация </w:t>
      </w:r>
      <w:proofErr w:type="spellStart"/>
      <w:r w:rsidRPr="00703150">
        <w:rPr>
          <w:rFonts w:eastAsia="Times New Roman"/>
        </w:rPr>
        <w:t>хеша</w:t>
      </w:r>
      <w:proofErr w:type="spellEnd"/>
      <w:r w:rsidRPr="00703150">
        <w:rPr>
          <w:rFonts w:eastAsia="Times New Roman"/>
        </w:rPr>
        <w:t xml:space="preserve"> для атаки через </w:t>
      </w:r>
      <w:proofErr w:type="spellStart"/>
      <w:r w:rsidRPr="00703150">
        <w:rPr>
          <w:rFonts w:eastAsia="Times New Roman"/>
        </w:rPr>
        <w:t>John</w:t>
      </w:r>
      <w:proofErr w:type="spellEnd"/>
      <w:r w:rsidRPr="00703150">
        <w:rPr>
          <w:rFonts w:eastAsia="Times New Roman"/>
        </w:rPr>
        <w:t xml:space="preserve"> </w:t>
      </w:r>
      <w:proofErr w:type="spellStart"/>
      <w:r w:rsidRPr="00703150">
        <w:rPr>
          <w:rFonts w:eastAsia="Times New Roman"/>
        </w:rPr>
        <w:t>the</w:t>
      </w:r>
      <w:proofErr w:type="spellEnd"/>
      <w:r w:rsidRPr="00703150">
        <w:rPr>
          <w:rFonts w:eastAsia="Times New Roman"/>
        </w:rPr>
        <w:t xml:space="preserve"> </w:t>
      </w:r>
      <w:proofErr w:type="spellStart"/>
      <w:r w:rsidRPr="00703150">
        <w:rPr>
          <w:rFonts w:eastAsia="Times New Roman"/>
        </w:rPr>
        <w:t>Ripper</w:t>
      </w:r>
      <w:proofErr w:type="spellEnd"/>
      <w:r w:rsidRPr="00703150">
        <w:rPr>
          <w:rFonts w:eastAsia="Times New Roman"/>
        </w:rPr>
        <w:t>;</w:t>
      </w:r>
    </w:p>
    <w:p w14:paraId="698C4878" w14:textId="50ABAF8D" w:rsidR="00703150" w:rsidRPr="00703150" w:rsidRDefault="00703150" w:rsidP="00703150">
      <w:pPr>
        <w:pStyle w:val="732-"/>
        <w:tabs>
          <w:tab w:val="left" w:pos="851"/>
        </w:tabs>
        <w:ind w:left="0" w:firstLine="567"/>
        <w:rPr>
          <w:rFonts w:eastAsia="Times New Roman"/>
        </w:rPr>
      </w:pPr>
      <w:r w:rsidRPr="00703150">
        <w:rPr>
          <w:rFonts w:eastAsia="Times New Roman"/>
        </w:rPr>
        <w:t>cli.py – точка входа, реализующая интерфейс командной строки.</w:t>
      </w:r>
    </w:p>
    <w:p w14:paraId="45C5169C" w14:textId="77777777" w:rsidR="00703150" w:rsidRDefault="00703150" w:rsidP="00703150">
      <w:r>
        <w:t>Такое разделение обеспечивает независимость криптографического ядра от логики разбора формата и позволяет тестировать каждый компонент в изоляции.</w:t>
      </w:r>
    </w:p>
    <w:p w14:paraId="3501318B" w14:textId="2D26814A" w:rsidR="00703150" w:rsidRDefault="00703150" w:rsidP="00B549D6">
      <w:pPr>
        <w:pStyle w:val="3"/>
        <w:pPrChange w:id="547" w:author="anonymous" w:date="2026-06-18T17:27:00Z">
          <w:pPr>
            <w:pStyle w:val="3"/>
          </w:pPr>
        </w:pPrChange>
      </w:pPr>
      <w:bookmarkStart w:id="548" w:name="_Toc232584315"/>
      <w:r>
        <w:t>Модели данных</w:t>
      </w:r>
      <w:bookmarkEnd w:id="548"/>
    </w:p>
    <w:p w14:paraId="09D6774B" w14:textId="744BD4A5" w:rsidR="00703150" w:rsidRDefault="00703150" w:rsidP="00703150">
      <w:r w:rsidRPr="002D6C59">
        <w:t xml:space="preserve">Для представления структур </w:t>
      </w:r>
      <w:proofErr w:type="gramStart"/>
      <w:r w:rsidRPr="002D6C59">
        <w:t>файла .</w:t>
      </w:r>
      <w:proofErr w:type="spellStart"/>
      <w:r w:rsidRPr="002D6C59">
        <w:t>keyring</w:t>
      </w:r>
      <w:proofErr w:type="spellEnd"/>
      <w:proofErr w:type="gramEnd"/>
      <w:r w:rsidRPr="002D6C59">
        <w:t xml:space="preserve"> введены классы данных (</w:t>
      </w:r>
      <w:proofErr w:type="spellStart"/>
      <w:r w:rsidRPr="002D6C59">
        <w:t>dataclass</w:t>
      </w:r>
      <w:proofErr w:type="spellEnd"/>
      <w:r w:rsidRPr="002D6C59">
        <w:t>), соответствующие секциям формата, описанным в разделе 1. Каждый класс инкапсулирует набор полей конкретной секции и не содержит логики разбора – это обеспечивает разделение ответственности между моделями и парсером</w:t>
      </w:r>
      <w:r>
        <w:t>.</w:t>
      </w:r>
      <w:r w:rsidR="002D6C59">
        <w:t xml:space="preserve"> Классы представлены в листинге 2.1.</w:t>
      </w:r>
    </w:p>
    <w:p w14:paraId="03AB2AE7" w14:textId="0E8DD89C" w:rsidR="00703150" w:rsidRPr="002D6C59" w:rsidRDefault="00703150" w:rsidP="002D6C59">
      <w:pPr>
        <w:pStyle w:val="732-5"/>
        <w:rPr>
          <w:lang w:val="ru-RU"/>
        </w:rPr>
      </w:pPr>
      <w:r w:rsidRPr="002D6C59">
        <w:rPr>
          <w:lang w:val="ru-RU"/>
        </w:rPr>
        <w:t>Листинг 2.1 – Модели данных основных структур файла</w:t>
      </w:r>
    </w:p>
    <w:p w14:paraId="0C98CB18" w14:textId="77777777" w:rsidR="002D6C59" w:rsidRPr="001C0D39" w:rsidRDefault="002D6C59" w:rsidP="001C0D39">
      <w:pPr>
        <w:pStyle w:val="-732"/>
        <w:rPr>
          <w:lang w:val="ru-RU"/>
        </w:rPr>
      </w:pPr>
      <w:r w:rsidRPr="001C0D39">
        <w:t>from</w:t>
      </w:r>
      <w:r w:rsidRPr="001C0D39">
        <w:rPr>
          <w:lang w:val="ru-RU"/>
        </w:rPr>
        <w:t xml:space="preserve"> </w:t>
      </w:r>
      <w:proofErr w:type="spellStart"/>
      <w:r w:rsidRPr="001C0D39">
        <w:t>dataclasses</w:t>
      </w:r>
      <w:proofErr w:type="spellEnd"/>
      <w:r w:rsidRPr="001C0D39">
        <w:rPr>
          <w:lang w:val="ru-RU"/>
        </w:rPr>
        <w:t xml:space="preserve"> </w:t>
      </w:r>
      <w:r w:rsidRPr="001C0D39">
        <w:t>import</w:t>
      </w:r>
      <w:r w:rsidRPr="001C0D39">
        <w:rPr>
          <w:lang w:val="ru-RU"/>
        </w:rPr>
        <w:t xml:space="preserve"> </w:t>
      </w:r>
      <w:proofErr w:type="spellStart"/>
      <w:r w:rsidRPr="001C0D39">
        <w:t>dataclass</w:t>
      </w:r>
      <w:proofErr w:type="spellEnd"/>
      <w:r w:rsidRPr="001C0D39">
        <w:rPr>
          <w:lang w:val="ru-RU"/>
        </w:rPr>
        <w:t xml:space="preserve">, </w:t>
      </w:r>
      <w:r w:rsidRPr="001C0D39">
        <w:t>field</w:t>
      </w:r>
    </w:p>
    <w:p w14:paraId="5CB40CEB" w14:textId="77777777" w:rsidR="002D6C59" w:rsidRPr="001C0D39" w:rsidRDefault="002D6C59" w:rsidP="001C0D39">
      <w:pPr>
        <w:pStyle w:val="-732"/>
      </w:pPr>
      <w:r w:rsidRPr="001C0D39">
        <w:t>from datetime import datetime</w:t>
      </w:r>
    </w:p>
    <w:p w14:paraId="02606BDE" w14:textId="77777777" w:rsidR="002D6C59" w:rsidRPr="001C0D39" w:rsidRDefault="002D6C59" w:rsidP="001C0D39">
      <w:pPr>
        <w:pStyle w:val="-732"/>
      </w:pPr>
    </w:p>
    <w:p w14:paraId="4816C49E" w14:textId="77777777" w:rsidR="002D6C59" w:rsidRPr="001C0D39" w:rsidRDefault="002D6C59" w:rsidP="004575D2">
      <w:pPr>
        <w:pStyle w:val="-732"/>
      </w:pPr>
      <w:r w:rsidRPr="001C0D39">
        <w:t xml:space="preserve">MAGIC = </w:t>
      </w:r>
      <w:proofErr w:type="spellStart"/>
      <w:r w:rsidRPr="001C0D39">
        <w:t>b"GnomeKeyring</w:t>
      </w:r>
      <w:proofErr w:type="spellEnd"/>
      <w:r w:rsidRPr="001C0D39">
        <w:t>\n\r\x00\n"</w:t>
      </w:r>
    </w:p>
    <w:p w14:paraId="2C81B83F" w14:textId="77777777" w:rsidR="002D6C59" w:rsidRPr="001C0D39" w:rsidRDefault="002D6C59" w:rsidP="004575D2">
      <w:pPr>
        <w:pStyle w:val="-732"/>
      </w:pPr>
      <w:r w:rsidRPr="001C0D39">
        <w:t>MAGIC_SIZE = 16</w:t>
      </w:r>
    </w:p>
    <w:p w14:paraId="07860103" w14:textId="77777777" w:rsidR="002D6C59" w:rsidRPr="004575D2" w:rsidRDefault="002D6C59" w:rsidP="004575D2">
      <w:pPr>
        <w:pStyle w:val="-732"/>
      </w:pPr>
      <w:r w:rsidRPr="004575D2">
        <w:t>NULL_STRING = 0xFFFFFFFF</w:t>
      </w:r>
    </w:p>
    <w:p w14:paraId="3AE18570" w14:textId="77777777" w:rsidR="002D6C59" w:rsidRPr="004575D2" w:rsidRDefault="002D6C59" w:rsidP="004575D2">
      <w:pPr>
        <w:pStyle w:val="-732"/>
      </w:pPr>
    </w:p>
    <w:p w14:paraId="78C9001D" w14:textId="77777777" w:rsidR="002D6C59" w:rsidRPr="004575D2" w:rsidRDefault="002D6C59">
      <w:pPr>
        <w:pStyle w:val="-732"/>
      </w:pPr>
    </w:p>
    <w:p w14:paraId="52163DFD" w14:textId="77777777" w:rsidR="002D6C59" w:rsidRPr="001C0D39" w:rsidRDefault="002D6C59">
      <w:pPr>
        <w:pStyle w:val="-732"/>
      </w:pPr>
      <w:r w:rsidRPr="001C0D39">
        <w:t>@dataclass</w:t>
      </w:r>
    </w:p>
    <w:p w14:paraId="3A54EAA7" w14:textId="77777777" w:rsidR="002D6C59" w:rsidRPr="001C0D39" w:rsidRDefault="002D6C59">
      <w:pPr>
        <w:pStyle w:val="-732"/>
      </w:pPr>
      <w:r w:rsidRPr="001C0D39">
        <w:t xml:space="preserve">class </w:t>
      </w:r>
      <w:proofErr w:type="spellStart"/>
      <w:r w:rsidRPr="001C0D39">
        <w:t>KeyringHeader</w:t>
      </w:r>
      <w:proofErr w:type="spellEnd"/>
      <w:r w:rsidRPr="001C0D39">
        <w:t>:</w:t>
      </w:r>
    </w:p>
    <w:p w14:paraId="66BAD70A" w14:textId="77777777" w:rsidR="002D6C59" w:rsidRPr="001C0D39" w:rsidRDefault="002D6C59">
      <w:pPr>
        <w:pStyle w:val="-732"/>
      </w:pPr>
      <w:r w:rsidRPr="001C0D39">
        <w:t xml:space="preserve">    </w:t>
      </w:r>
      <w:proofErr w:type="spellStart"/>
      <w:r w:rsidRPr="001C0D39">
        <w:t>version_major</w:t>
      </w:r>
      <w:proofErr w:type="spellEnd"/>
      <w:r w:rsidRPr="001C0D39">
        <w:t>: int</w:t>
      </w:r>
    </w:p>
    <w:p w14:paraId="28D89AB0" w14:textId="77777777" w:rsidR="002D6C59" w:rsidRPr="001C0D39" w:rsidRDefault="002D6C59">
      <w:pPr>
        <w:pStyle w:val="-732"/>
      </w:pPr>
      <w:r w:rsidRPr="001C0D39">
        <w:t xml:space="preserve">    </w:t>
      </w:r>
      <w:proofErr w:type="spellStart"/>
      <w:r w:rsidRPr="001C0D39">
        <w:t>version_minor</w:t>
      </w:r>
      <w:proofErr w:type="spellEnd"/>
      <w:r w:rsidRPr="001C0D39">
        <w:t>: int</w:t>
      </w:r>
    </w:p>
    <w:p w14:paraId="18B315AD" w14:textId="77777777" w:rsidR="002D6C59" w:rsidRPr="001C0D39" w:rsidRDefault="002D6C59">
      <w:pPr>
        <w:pStyle w:val="-732"/>
      </w:pPr>
      <w:r w:rsidRPr="001C0D39">
        <w:t xml:space="preserve">    </w:t>
      </w:r>
      <w:proofErr w:type="spellStart"/>
      <w:r w:rsidRPr="001C0D39">
        <w:t>crypto_type</w:t>
      </w:r>
      <w:proofErr w:type="spellEnd"/>
      <w:r w:rsidRPr="001C0D39">
        <w:t>: int</w:t>
      </w:r>
    </w:p>
    <w:p w14:paraId="2953491E" w14:textId="77777777" w:rsidR="002D6C59" w:rsidRPr="001C0D39" w:rsidRDefault="002D6C59">
      <w:pPr>
        <w:pStyle w:val="-732"/>
      </w:pPr>
      <w:r w:rsidRPr="001C0D39">
        <w:t xml:space="preserve">    </w:t>
      </w:r>
      <w:proofErr w:type="spellStart"/>
      <w:r w:rsidRPr="001C0D39">
        <w:t>hash_type</w:t>
      </w:r>
      <w:proofErr w:type="spellEnd"/>
      <w:r w:rsidRPr="001C0D39">
        <w:t>: int</w:t>
      </w:r>
    </w:p>
    <w:p w14:paraId="7B28D15F" w14:textId="77777777" w:rsidR="002D6C59" w:rsidRPr="001C0D39" w:rsidRDefault="002D6C59">
      <w:pPr>
        <w:pStyle w:val="-732"/>
      </w:pPr>
      <w:r w:rsidRPr="001C0D39">
        <w:t xml:space="preserve">    </w:t>
      </w:r>
      <w:proofErr w:type="spellStart"/>
      <w:r w:rsidRPr="001C0D39">
        <w:t>kdf_iterations</w:t>
      </w:r>
      <w:proofErr w:type="spellEnd"/>
      <w:r w:rsidRPr="001C0D39">
        <w:t>: int</w:t>
      </w:r>
    </w:p>
    <w:p w14:paraId="67F522AB" w14:textId="77777777" w:rsidR="002D6C59" w:rsidRPr="001C0D39" w:rsidRDefault="002D6C59">
      <w:pPr>
        <w:pStyle w:val="-732"/>
      </w:pPr>
      <w:r w:rsidRPr="001C0D39">
        <w:t xml:space="preserve">    </w:t>
      </w:r>
      <w:proofErr w:type="spellStart"/>
      <w:r w:rsidRPr="001C0D39">
        <w:t>kdf_salt</w:t>
      </w:r>
      <w:proofErr w:type="spellEnd"/>
      <w:r w:rsidRPr="001C0D39">
        <w:t>: bytes</w:t>
      </w:r>
    </w:p>
    <w:p w14:paraId="423FEF62" w14:textId="77777777" w:rsidR="002D6C59" w:rsidRPr="001C0D39" w:rsidRDefault="002D6C59">
      <w:pPr>
        <w:pStyle w:val="-732"/>
      </w:pPr>
    </w:p>
    <w:p w14:paraId="29CF66B5" w14:textId="77777777" w:rsidR="002D6C59" w:rsidRPr="001C0D39" w:rsidRDefault="002D6C59">
      <w:pPr>
        <w:pStyle w:val="-732"/>
      </w:pPr>
    </w:p>
    <w:p w14:paraId="14A3FB02" w14:textId="77777777" w:rsidR="002D6C59" w:rsidRPr="001C0D39" w:rsidRDefault="002D6C59">
      <w:pPr>
        <w:pStyle w:val="-732"/>
      </w:pPr>
      <w:r w:rsidRPr="001C0D39">
        <w:t>@dataclass</w:t>
      </w:r>
    </w:p>
    <w:p w14:paraId="71E1399D" w14:textId="77777777" w:rsidR="002D6C59" w:rsidRPr="001C0D39" w:rsidRDefault="002D6C59">
      <w:pPr>
        <w:pStyle w:val="-732"/>
      </w:pPr>
      <w:r w:rsidRPr="001C0D39">
        <w:t xml:space="preserve">class </w:t>
      </w:r>
      <w:proofErr w:type="spellStart"/>
      <w:r w:rsidRPr="001C0D39">
        <w:t>DecryptedAttribute</w:t>
      </w:r>
      <w:proofErr w:type="spellEnd"/>
      <w:r w:rsidRPr="001C0D39">
        <w:t>:</w:t>
      </w:r>
    </w:p>
    <w:p w14:paraId="686C3D96" w14:textId="77777777" w:rsidR="002D6C59" w:rsidRPr="001C0D39" w:rsidRDefault="002D6C59">
      <w:pPr>
        <w:pStyle w:val="-732"/>
      </w:pPr>
      <w:r w:rsidRPr="001C0D39">
        <w:t xml:space="preserve">    name: str</w:t>
      </w:r>
    </w:p>
    <w:p w14:paraId="1B837F95" w14:textId="77777777" w:rsidR="002D6C59" w:rsidRPr="001C0D39" w:rsidRDefault="002D6C59">
      <w:pPr>
        <w:pStyle w:val="-732"/>
      </w:pPr>
      <w:r w:rsidRPr="001C0D39">
        <w:t xml:space="preserve">    </w:t>
      </w:r>
      <w:commentRangeStart w:id="549"/>
      <w:proofErr w:type="spellStart"/>
      <w:r w:rsidRPr="001C0D39">
        <w:t>type_id</w:t>
      </w:r>
      <w:proofErr w:type="spellEnd"/>
      <w:r w:rsidRPr="001C0D39">
        <w:t xml:space="preserve">: </w:t>
      </w:r>
      <w:proofErr w:type="gramStart"/>
      <w:r w:rsidRPr="001C0D39">
        <w:t>int  #</w:t>
      </w:r>
      <w:proofErr w:type="gramEnd"/>
      <w:r w:rsidRPr="001C0D39">
        <w:t xml:space="preserve"> 0 = string, 1 = int</w:t>
      </w:r>
      <w:commentRangeEnd w:id="549"/>
      <w:r w:rsidR="007C7867">
        <w:rPr>
          <w:rStyle w:val="afc"/>
          <w:rFonts w:ascii="Times New Roman" w:eastAsiaTheme="minorEastAsia" w:hAnsi="Times New Roman" w:cstheme="minorBidi"/>
          <w:iCs w:val="0"/>
          <w:lang w:val="ru-RU"/>
        </w:rPr>
        <w:commentReference w:id="549"/>
      </w:r>
    </w:p>
    <w:p w14:paraId="1EC233AC" w14:textId="77777777" w:rsidR="002D6C59" w:rsidRPr="001C0D39" w:rsidRDefault="002D6C59">
      <w:pPr>
        <w:pStyle w:val="-732"/>
      </w:pPr>
      <w:r w:rsidRPr="001C0D39">
        <w:t xml:space="preserve">    value: str | int</w:t>
      </w:r>
    </w:p>
    <w:p w14:paraId="1B451E56" w14:textId="77777777" w:rsidR="002D6C59" w:rsidRPr="001C0D39" w:rsidRDefault="002D6C59">
      <w:pPr>
        <w:pStyle w:val="-732"/>
      </w:pPr>
    </w:p>
    <w:p w14:paraId="45A97C58" w14:textId="77777777" w:rsidR="002D6C59" w:rsidRPr="001C0D39" w:rsidRDefault="002D6C59">
      <w:pPr>
        <w:pStyle w:val="-732"/>
      </w:pPr>
    </w:p>
    <w:p w14:paraId="1214112A" w14:textId="77777777" w:rsidR="002D6C59" w:rsidRPr="001C0D39" w:rsidRDefault="002D6C59">
      <w:pPr>
        <w:pStyle w:val="-732"/>
      </w:pPr>
      <w:r w:rsidRPr="001C0D39">
        <w:t>@dataclass</w:t>
      </w:r>
    </w:p>
    <w:p w14:paraId="26E33FE4" w14:textId="77777777" w:rsidR="002D6C59" w:rsidRPr="001C0D39" w:rsidRDefault="002D6C59">
      <w:pPr>
        <w:pStyle w:val="-732"/>
      </w:pPr>
      <w:r w:rsidRPr="001C0D39">
        <w:t xml:space="preserve">class </w:t>
      </w:r>
      <w:proofErr w:type="spellStart"/>
      <w:r w:rsidRPr="001C0D39">
        <w:t>DecryptedItem</w:t>
      </w:r>
      <w:proofErr w:type="spellEnd"/>
      <w:r w:rsidRPr="001C0D39">
        <w:t>:</w:t>
      </w:r>
    </w:p>
    <w:p w14:paraId="7716DA2D" w14:textId="77777777" w:rsidR="002D6C59" w:rsidRPr="001C0D39" w:rsidRDefault="002D6C59">
      <w:pPr>
        <w:pStyle w:val="-732"/>
      </w:pPr>
      <w:r w:rsidRPr="001C0D39">
        <w:t xml:space="preserve">    </w:t>
      </w:r>
      <w:proofErr w:type="spellStart"/>
      <w:r w:rsidRPr="001C0D39">
        <w:t>item_id</w:t>
      </w:r>
      <w:proofErr w:type="spellEnd"/>
      <w:r w:rsidRPr="001C0D39">
        <w:t>: int</w:t>
      </w:r>
    </w:p>
    <w:p w14:paraId="42BCF412" w14:textId="77777777" w:rsidR="002D6C59" w:rsidRPr="001C0D39" w:rsidRDefault="002D6C59">
      <w:pPr>
        <w:pStyle w:val="-732"/>
      </w:pPr>
      <w:r w:rsidRPr="001C0D39">
        <w:t xml:space="preserve">    </w:t>
      </w:r>
      <w:proofErr w:type="spellStart"/>
      <w:r w:rsidRPr="001C0D39">
        <w:t>display_name</w:t>
      </w:r>
      <w:proofErr w:type="spellEnd"/>
      <w:r w:rsidRPr="001C0D39">
        <w:t>: str</w:t>
      </w:r>
    </w:p>
    <w:p w14:paraId="65EC3CF7" w14:textId="77777777" w:rsidR="002D6C59" w:rsidRPr="001C0D39" w:rsidRDefault="002D6C59">
      <w:pPr>
        <w:pStyle w:val="-732"/>
      </w:pPr>
      <w:r w:rsidRPr="001C0D39">
        <w:t xml:space="preserve">    secret: str</w:t>
      </w:r>
    </w:p>
    <w:p w14:paraId="32EBB52F" w14:textId="77777777" w:rsidR="002D6C59" w:rsidRPr="001C0D39" w:rsidRDefault="002D6C59">
      <w:pPr>
        <w:pStyle w:val="-732"/>
      </w:pPr>
      <w:r w:rsidRPr="001C0D39">
        <w:t xml:space="preserve">    </w:t>
      </w:r>
      <w:proofErr w:type="spellStart"/>
      <w:r w:rsidRPr="001C0D39">
        <w:t>ctime</w:t>
      </w:r>
      <w:proofErr w:type="spellEnd"/>
      <w:r w:rsidRPr="001C0D39">
        <w:t>: int</w:t>
      </w:r>
    </w:p>
    <w:p w14:paraId="1792A3AB" w14:textId="77777777" w:rsidR="002D6C59" w:rsidRPr="001C0D39" w:rsidRDefault="002D6C59">
      <w:pPr>
        <w:pStyle w:val="-732"/>
      </w:pPr>
      <w:r w:rsidRPr="001C0D39">
        <w:t xml:space="preserve">    </w:t>
      </w:r>
      <w:proofErr w:type="spellStart"/>
      <w:r w:rsidRPr="001C0D39">
        <w:t>mtime</w:t>
      </w:r>
      <w:proofErr w:type="spellEnd"/>
      <w:r w:rsidRPr="001C0D39">
        <w:t>: int</w:t>
      </w:r>
    </w:p>
    <w:p w14:paraId="6F9D978F" w14:textId="77777777" w:rsidR="002D6C59" w:rsidRPr="001C0D39" w:rsidRDefault="002D6C59">
      <w:pPr>
        <w:pStyle w:val="-732"/>
      </w:pPr>
      <w:r w:rsidRPr="001C0D39">
        <w:t xml:space="preserve">    attributes: </w:t>
      </w:r>
      <w:proofErr w:type="gramStart"/>
      <w:r w:rsidRPr="001C0D39">
        <w:t>list[</w:t>
      </w:r>
      <w:proofErr w:type="spellStart"/>
      <w:proofErr w:type="gramEnd"/>
      <w:r w:rsidRPr="001C0D39">
        <w:t>DecryptedAttribute</w:t>
      </w:r>
      <w:proofErr w:type="spellEnd"/>
      <w:r w:rsidRPr="001C0D39">
        <w:t>] = field(</w:t>
      </w:r>
      <w:proofErr w:type="spellStart"/>
      <w:r w:rsidRPr="001C0D39">
        <w:t>default_factory</w:t>
      </w:r>
      <w:proofErr w:type="spellEnd"/>
      <w:r w:rsidRPr="001C0D39">
        <w:t>=list)</w:t>
      </w:r>
    </w:p>
    <w:p w14:paraId="0BCC2AE2" w14:textId="77777777" w:rsidR="002D6C59" w:rsidRPr="001C0D39" w:rsidRDefault="002D6C59" w:rsidP="005D75F9">
      <w:pPr>
        <w:rPr>
          <w:iCs/>
          <w:lang w:val="en-US"/>
        </w:rPr>
      </w:pPr>
    </w:p>
    <w:p w14:paraId="3295E32A" w14:textId="77777777" w:rsidR="002D6C59" w:rsidRPr="001C0D39" w:rsidRDefault="002D6C59" w:rsidP="001C0D39">
      <w:pPr>
        <w:pStyle w:val="-732"/>
      </w:pPr>
      <w:r w:rsidRPr="001C0D39">
        <w:t xml:space="preserve">    @property</w:t>
      </w:r>
    </w:p>
    <w:p w14:paraId="3B388B8A" w14:textId="77777777" w:rsidR="002D6C59" w:rsidRPr="001C0D39" w:rsidRDefault="002D6C59" w:rsidP="001C0D39">
      <w:pPr>
        <w:pStyle w:val="-732"/>
      </w:pPr>
      <w:r w:rsidRPr="001C0D39">
        <w:t xml:space="preserve">    def </w:t>
      </w:r>
      <w:proofErr w:type="spellStart"/>
      <w:r w:rsidRPr="001C0D39">
        <w:t>ctime_str</w:t>
      </w:r>
      <w:proofErr w:type="spellEnd"/>
      <w:r w:rsidRPr="001C0D39">
        <w:t>(self) -&gt; str:</w:t>
      </w:r>
    </w:p>
    <w:p w14:paraId="034DF957" w14:textId="77777777" w:rsidR="002D6C59" w:rsidRPr="001C0D39" w:rsidRDefault="002D6C59" w:rsidP="001C0D39">
      <w:pPr>
        <w:pStyle w:val="-732"/>
      </w:pPr>
      <w:r w:rsidRPr="001C0D39">
        <w:t xml:space="preserve">        if </w:t>
      </w:r>
      <w:proofErr w:type="spellStart"/>
      <w:proofErr w:type="gramStart"/>
      <w:r w:rsidRPr="001C0D39">
        <w:t>self.ctime</w:t>
      </w:r>
      <w:proofErr w:type="spellEnd"/>
      <w:proofErr w:type="gramEnd"/>
      <w:r w:rsidRPr="001C0D39">
        <w:t xml:space="preserve"> == 0:</w:t>
      </w:r>
    </w:p>
    <w:p w14:paraId="616327AA" w14:textId="77777777" w:rsidR="002D6C59" w:rsidRPr="004575D2" w:rsidRDefault="002D6C59" w:rsidP="004575D2">
      <w:pPr>
        <w:pStyle w:val="-732"/>
      </w:pPr>
      <w:r w:rsidRPr="004575D2">
        <w:t xml:space="preserve">            return "</w:t>
      </w:r>
      <w:proofErr w:type="spellStart"/>
      <w:r w:rsidRPr="004575D2">
        <w:t>не</w:t>
      </w:r>
      <w:proofErr w:type="spellEnd"/>
      <w:r w:rsidRPr="004575D2">
        <w:t xml:space="preserve"> </w:t>
      </w:r>
      <w:proofErr w:type="spellStart"/>
      <w:r w:rsidRPr="004575D2">
        <w:t>задано</w:t>
      </w:r>
      <w:proofErr w:type="spellEnd"/>
      <w:r w:rsidRPr="004575D2">
        <w:t>"</w:t>
      </w:r>
    </w:p>
    <w:p w14:paraId="33F59348" w14:textId="77777777" w:rsidR="002D6C59" w:rsidRPr="004575D2" w:rsidRDefault="002D6C59" w:rsidP="004575D2">
      <w:pPr>
        <w:pStyle w:val="-732"/>
      </w:pPr>
      <w:r w:rsidRPr="004575D2">
        <w:t xml:space="preserve">        return </w:t>
      </w:r>
      <w:proofErr w:type="spellStart"/>
      <w:proofErr w:type="gramStart"/>
      <w:r w:rsidRPr="004575D2">
        <w:t>datetime.fromtimestamp</w:t>
      </w:r>
      <w:proofErr w:type="spellEnd"/>
      <w:proofErr w:type="gramEnd"/>
      <w:r w:rsidRPr="004575D2">
        <w:t>(</w:t>
      </w:r>
      <w:proofErr w:type="spellStart"/>
      <w:r w:rsidRPr="004575D2">
        <w:t>self.ctime</w:t>
      </w:r>
      <w:proofErr w:type="spellEnd"/>
      <w:r w:rsidRPr="004575D2">
        <w:t>).</w:t>
      </w:r>
      <w:proofErr w:type="spellStart"/>
      <w:r w:rsidRPr="004575D2">
        <w:t>strftime</w:t>
      </w:r>
      <w:proofErr w:type="spellEnd"/>
      <w:r w:rsidRPr="004575D2">
        <w:t>("%Y-%m-%d %H:%M:%S")</w:t>
      </w:r>
    </w:p>
    <w:p w14:paraId="6F1FF88F" w14:textId="77777777" w:rsidR="002D6C59" w:rsidRPr="001C0D39" w:rsidRDefault="002D6C59" w:rsidP="004575D2">
      <w:pPr>
        <w:pStyle w:val="-732"/>
      </w:pPr>
    </w:p>
    <w:p w14:paraId="388F8A20" w14:textId="77777777" w:rsidR="002D6C59" w:rsidRPr="001C0D39" w:rsidRDefault="002D6C59" w:rsidP="004575D2">
      <w:pPr>
        <w:pStyle w:val="-732"/>
      </w:pPr>
      <w:r w:rsidRPr="001C0D39">
        <w:t xml:space="preserve">    @property</w:t>
      </w:r>
    </w:p>
    <w:p w14:paraId="75B2B0FC" w14:textId="77777777" w:rsidR="002D6C59" w:rsidRPr="001C0D39" w:rsidRDefault="002D6C59">
      <w:pPr>
        <w:pStyle w:val="-732"/>
      </w:pPr>
      <w:r w:rsidRPr="001C0D39">
        <w:t xml:space="preserve">    def </w:t>
      </w:r>
      <w:proofErr w:type="spellStart"/>
      <w:r w:rsidRPr="001C0D39">
        <w:t>mtime_str</w:t>
      </w:r>
      <w:proofErr w:type="spellEnd"/>
      <w:r w:rsidRPr="001C0D39">
        <w:t>(self) -&gt; str:</w:t>
      </w:r>
    </w:p>
    <w:p w14:paraId="633C98B3" w14:textId="77777777" w:rsidR="002D6C59" w:rsidRPr="001C0D39" w:rsidRDefault="002D6C59">
      <w:pPr>
        <w:pStyle w:val="-732"/>
      </w:pPr>
      <w:r w:rsidRPr="001C0D39">
        <w:t xml:space="preserve">        if </w:t>
      </w:r>
      <w:proofErr w:type="spellStart"/>
      <w:proofErr w:type="gramStart"/>
      <w:r w:rsidRPr="001C0D39">
        <w:t>self.mtime</w:t>
      </w:r>
      <w:proofErr w:type="spellEnd"/>
      <w:proofErr w:type="gramEnd"/>
      <w:r w:rsidRPr="001C0D39">
        <w:t xml:space="preserve"> == 0:</w:t>
      </w:r>
    </w:p>
    <w:p w14:paraId="26BAED43" w14:textId="77777777" w:rsidR="002D6C59" w:rsidRPr="001C0D39" w:rsidRDefault="002D6C59">
      <w:pPr>
        <w:pStyle w:val="-732"/>
      </w:pPr>
      <w:r w:rsidRPr="001C0D39">
        <w:t xml:space="preserve">            return "</w:t>
      </w:r>
      <w:proofErr w:type="spellStart"/>
      <w:r w:rsidRPr="001C0D39">
        <w:t>не</w:t>
      </w:r>
      <w:proofErr w:type="spellEnd"/>
      <w:r w:rsidRPr="001C0D39">
        <w:t xml:space="preserve"> </w:t>
      </w:r>
      <w:proofErr w:type="spellStart"/>
      <w:r w:rsidRPr="001C0D39">
        <w:t>задано</w:t>
      </w:r>
      <w:proofErr w:type="spellEnd"/>
      <w:r w:rsidRPr="001C0D39">
        <w:t>"</w:t>
      </w:r>
    </w:p>
    <w:p w14:paraId="6C2CDBD5" w14:textId="77777777" w:rsidR="002D6C59" w:rsidRPr="001C0D39" w:rsidRDefault="002D6C59">
      <w:pPr>
        <w:pStyle w:val="-732"/>
      </w:pPr>
      <w:r w:rsidRPr="001C0D39">
        <w:t xml:space="preserve">        return </w:t>
      </w:r>
      <w:proofErr w:type="spellStart"/>
      <w:proofErr w:type="gramStart"/>
      <w:r w:rsidRPr="001C0D39">
        <w:t>datetime.fromtimestamp</w:t>
      </w:r>
      <w:proofErr w:type="spellEnd"/>
      <w:proofErr w:type="gramEnd"/>
      <w:r w:rsidRPr="001C0D39">
        <w:t>(</w:t>
      </w:r>
      <w:proofErr w:type="spellStart"/>
      <w:r w:rsidRPr="001C0D39">
        <w:t>self.mtime</w:t>
      </w:r>
      <w:proofErr w:type="spellEnd"/>
      <w:r w:rsidRPr="001C0D39">
        <w:t>).</w:t>
      </w:r>
      <w:proofErr w:type="spellStart"/>
      <w:r w:rsidRPr="001C0D39">
        <w:t>strftime</w:t>
      </w:r>
      <w:proofErr w:type="spellEnd"/>
      <w:r w:rsidRPr="001C0D39">
        <w:t>("%Y-%m-%d %H:%M:%S")</w:t>
      </w:r>
    </w:p>
    <w:p w14:paraId="0FFA78F0" w14:textId="77777777" w:rsidR="002D6C59" w:rsidRPr="001C0D39" w:rsidRDefault="002D6C59">
      <w:pPr>
        <w:pStyle w:val="-732"/>
      </w:pPr>
    </w:p>
    <w:p w14:paraId="16FE3AB9" w14:textId="77777777" w:rsidR="002D6C59" w:rsidRPr="001C0D39" w:rsidRDefault="002D6C59">
      <w:pPr>
        <w:pStyle w:val="-732"/>
      </w:pPr>
    </w:p>
    <w:p w14:paraId="321F9324" w14:textId="77777777" w:rsidR="002D6C59" w:rsidRPr="001C0D39" w:rsidRDefault="002D6C59">
      <w:pPr>
        <w:pStyle w:val="-732"/>
      </w:pPr>
      <w:r w:rsidRPr="001C0D39">
        <w:t>@dataclass</w:t>
      </w:r>
    </w:p>
    <w:p w14:paraId="005C8DF2" w14:textId="77777777" w:rsidR="002D6C59" w:rsidRPr="001C0D39" w:rsidRDefault="002D6C59">
      <w:pPr>
        <w:pStyle w:val="-732"/>
      </w:pPr>
      <w:r w:rsidRPr="001C0D39">
        <w:t xml:space="preserve">class </w:t>
      </w:r>
      <w:proofErr w:type="spellStart"/>
      <w:r w:rsidRPr="001C0D39">
        <w:t>KeyringFile</w:t>
      </w:r>
      <w:proofErr w:type="spellEnd"/>
      <w:r w:rsidRPr="001C0D39">
        <w:t>:</w:t>
      </w:r>
    </w:p>
    <w:p w14:paraId="79BE236D" w14:textId="77777777" w:rsidR="002D6C59" w:rsidRPr="001C0D39" w:rsidRDefault="002D6C59">
      <w:pPr>
        <w:pStyle w:val="-732"/>
      </w:pPr>
      <w:r w:rsidRPr="001C0D39">
        <w:t xml:space="preserve">    </w:t>
      </w:r>
      <w:proofErr w:type="spellStart"/>
      <w:r w:rsidRPr="001C0D39">
        <w:t>filepath</w:t>
      </w:r>
      <w:proofErr w:type="spellEnd"/>
      <w:r w:rsidRPr="001C0D39">
        <w:t>: str</w:t>
      </w:r>
    </w:p>
    <w:p w14:paraId="0E61F461" w14:textId="77777777" w:rsidR="002D6C59" w:rsidRPr="001C0D39" w:rsidRDefault="002D6C59">
      <w:pPr>
        <w:pStyle w:val="-732"/>
      </w:pPr>
      <w:r w:rsidRPr="001C0D39">
        <w:t xml:space="preserve">    header: </w:t>
      </w:r>
      <w:proofErr w:type="spellStart"/>
      <w:r w:rsidRPr="001C0D39">
        <w:t>KeyringHeader</w:t>
      </w:r>
      <w:proofErr w:type="spellEnd"/>
    </w:p>
    <w:p w14:paraId="5EE8DEC4" w14:textId="77777777" w:rsidR="002D6C59" w:rsidRPr="001C0D39" w:rsidRDefault="002D6C59">
      <w:pPr>
        <w:pStyle w:val="-732"/>
      </w:pPr>
      <w:r w:rsidRPr="001C0D39">
        <w:t xml:space="preserve">    </w:t>
      </w:r>
      <w:proofErr w:type="spellStart"/>
      <w:r w:rsidRPr="001C0D39">
        <w:t>hashed_item_ids</w:t>
      </w:r>
      <w:proofErr w:type="spellEnd"/>
      <w:r w:rsidRPr="001C0D39">
        <w:t>: list[int]</w:t>
      </w:r>
    </w:p>
    <w:p w14:paraId="26B6E184" w14:textId="77777777" w:rsidR="002D6C59" w:rsidRPr="001C0D39" w:rsidRDefault="002D6C59">
      <w:pPr>
        <w:pStyle w:val="-732"/>
      </w:pPr>
      <w:r w:rsidRPr="001C0D39">
        <w:t xml:space="preserve">    </w:t>
      </w:r>
      <w:proofErr w:type="spellStart"/>
      <w:r w:rsidRPr="001C0D39">
        <w:t>encrypted_blob</w:t>
      </w:r>
      <w:proofErr w:type="spellEnd"/>
      <w:r w:rsidRPr="001C0D39">
        <w:t>: bytes</w:t>
      </w:r>
    </w:p>
    <w:p w14:paraId="50F65666" w14:textId="77777777" w:rsidR="002D6C59" w:rsidRPr="001C0D39" w:rsidRDefault="002D6C59">
      <w:pPr>
        <w:pStyle w:val="-732"/>
      </w:pPr>
    </w:p>
    <w:p w14:paraId="155D71E8" w14:textId="77777777" w:rsidR="002D6C59" w:rsidRPr="001C0D39" w:rsidRDefault="002D6C59">
      <w:pPr>
        <w:pStyle w:val="-732"/>
      </w:pPr>
      <w:r w:rsidRPr="001C0D39">
        <w:t xml:space="preserve">    </w:t>
      </w:r>
      <w:proofErr w:type="spellStart"/>
      <w:r w:rsidRPr="001C0D39">
        <w:t>decrypted_items</w:t>
      </w:r>
      <w:proofErr w:type="spellEnd"/>
      <w:r w:rsidRPr="001C0D39">
        <w:t xml:space="preserve">: </w:t>
      </w:r>
      <w:proofErr w:type="gramStart"/>
      <w:r w:rsidRPr="001C0D39">
        <w:t>list[</w:t>
      </w:r>
      <w:proofErr w:type="spellStart"/>
      <w:proofErr w:type="gramEnd"/>
      <w:r w:rsidRPr="001C0D39">
        <w:t>DecryptedItem</w:t>
      </w:r>
      <w:proofErr w:type="spellEnd"/>
      <w:r w:rsidRPr="001C0D39">
        <w:t>] | None = None</w:t>
      </w:r>
    </w:p>
    <w:p w14:paraId="07F4C8AE" w14:textId="6638619A" w:rsidR="002D6C59" w:rsidRPr="001C0D39" w:rsidRDefault="002D6C59" w:rsidP="001C0D39">
      <w:pPr>
        <w:pStyle w:val="-732"/>
      </w:pPr>
      <w:r w:rsidRPr="001C0D39">
        <w:t xml:space="preserve">    decryption</w:t>
      </w:r>
      <w:r w:rsidRPr="001C0D39">
        <w:rPr>
          <w:lang w:val="ru-RU"/>
        </w:rPr>
        <w:t>_</w:t>
      </w:r>
      <w:r w:rsidRPr="001C0D39">
        <w:t>ok</w:t>
      </w:r>
      <w:r w:rsidRPr="001C0D39">
        <w:rPr>
          <w:lang w:val="ru-RU"/>
        </w:rPr>
        <w:t xml:space="preserve">: </w:t>
      </w:r>
      <w:r w:rsidRPr="001C0D39">
        <w:t>bool</w:t>
      </w:r>
      <w:r w:rsidRPr="001C0D39">
        <w:rPr>
          <w:lang w:val="ru-RU"/>
        </w:rPr>
        <w:t xml:space="preserve"> = </w:t>
      </w:r>
      <w:r w:rsidRPr="001C0D39">
        <w:t>False</w:t>
      </w:r>
    </w:p>
    <w:p w14:paraId="5AFCF876" w14:textId="77777777" w:rsidR="002D6C59" w:rsidRDefault="002D6C59" w:rsidP="006C25D0">
      <w:pPr>
        <w:rPr>
          <w:lang w:val="en-US"/>
        </w:rPr>
      </w:pPr>
    </w:p>
    <w:p w14:paraId="52EBA73A" w14:textId="78FB16F8" w:rsidR="00703150" w:rsidRDefault="00703150" w:rsidP="00B549D6">
      <w:pPr>
        <w:pStyle w:val="3"/>
        <w:pPrChange w:id="550" w:author="anonymous" w:date="2026-06-18T17:27:00Z">
          <w:pPr>
            <w:pStyle w:val="3"/>
          </w:pPr>
        </w:pPrChange>
      </w:pPr>
      <w:bookmarkStart w:id="551" w:name="_Toc232584316"/>
      <w:commentRangeStart w:id="552"/>
      <w:r>
        <w:t xml:space="preserve">Программа </w:t>
      </w:r>
      <w:commentRangeEnd w:id="552"/>
      <w:r w:rsidR="007C7867">
        <w:rPr>
          <w:rStyle w:val="afc"/>
          <w:rFonts w:eastAsiaTheme="minorEastAsia" w:cstheme="minorBidi"/>
        </w:rPr>
        <w:commentReference w:id="552"/>
      </w:r>
      <w:r>
        <w:t>разбора бинарного формата</w:t>
      </w:r>
      <w:bookmarkEnd w:id="551"/>
    </w:p>
    <w:p w14:paraId="655799B6" w14:textId="77777777" w:rsidR="000D7D55" w:rsidRPr="000D7D55" w:rsidRDefault="000D7D55" w:rsidP="005D75F9">
      <w:r w:rsidRPr="000D7D55">
        <w:t xml:space="preserve">Разбор файла выполняется строго последовательно в соответствии с порядком секций формата. Первым читается и верифицируется 16-байтовый магический заголовок (сигнатура); при несовпадении дальнейшая обработка прекращается с диагностическим сообщением. Затем последовательно читаются четыре однобайтовых поля идентификационного блока: старший и младший номера версии, идентификатор алгоритма шифрования и идентификатор алгоритма хеширования. Парсер проверяет, что значение </w:t>
      </w:r>
      <w:proofErr w:type="spellStart"/>
      <w:r w:rsidRPr="000D7D55">
        <w:t>crypto_type</w:t>
      </w:r>
      <w:proofErr w:type="spellEnd"/>
      <w:r w:rsidRPr="000D7D55">
        <w:t xml:space="preserve"> равно 0 (AES-128-CBC): значение 1 соответствует нешифрованному хранилищу, которое не является объектом настоящего исследования, и при его обнаружении выводится соответствующее сообщение.</w:t>
      </w:r>
    </w:p>
    <w:p w14:paraId="4CCA0794" w14:textId="77777777" w:rsidR="000F07A2" w:rsidRDefault="000D7D55" w:rsidP="005D75F9">
      <w:r w:rsidRPr="000D7D55">
        <w:t xml:space="preserve">Особого внимания заслуживает обработка двух граничных случаев, выявленных при анализе формата в разделе 1.3.7. Первый </w:t>
      </w:r>
      <w:r w:rsidR="001F34E0" w:rsidRPr="000D7D55">
        <w:t>–</w:t>
      </w:r>
      <w:r w:rsidRPr="000D7D55">
        <w:t xml:space="preserve"> NULL-строки: значение длины 0xFFFFFFFF интерпретируется не как попытка прочитать более четырёх гигабайт данных, а как специальный маркер отсутствующего значения, и в этом случае метод </w:t>
      </w:r>
      <w:proofErr w:type="spellStart"/>
      <w:r w:rsidRPr="000D7D55">
        <w:t>read_string</w:t>
      </w:r>
      <w:proofErr w:type="spellEnd"/>
      <w:r w:rsidRPr="000D7D55">
        <w:t xml:space="preserve"> возвращает </w:t>
      </w:r>
      <w:proofErr w:type="spellStart"/>
      <w:r w:rsidRPr="000D7D55">
        <w:t>None</w:t>
      </w:r>
      <w:proofErr w:type="spellEnd"/>
      <w:r w:rsidRPr="000D7D55">
        <w:t xml:space="preserve"> без чтения байтов содержимого. Второй</w:t>
      </w:r>
      <w:r>
        <w:t xml:space="preserve"> </w:t>
      </w:r>
      <w:r w:rsidRPr="000D7D55">
        <w:t xml:space="preserve">– зарезервированные поля: четыре поля </w:t>
      </w:r>
      <w:proofErr w:type="spellStart"/>
      <w:r w:rsidRPr="000D7D55">
        <w:t>reserved</w:t>
      </w:r>
      <w:proofErr w:type="spellEnd"/>
      <w:r w:rsidRPr="000D7D55">
        <w:t xml:space="preserve"> в секции метаданных читаются и отбрасываются в явном виде, без пропуска по смещени</w:t>
      </w:r>
      <w:r w:rsidR="000F07A2">
        <w:t>ю, что обеспечивает корректное позиционирование для чтения следующей секции.</w:t>
      </w:r>
    </w:p>
    <w:p w14:paraId="1424A9DF" w14:textId="66CF4F50" w:rsidR="00F810B7" w:rsidRPr="000F07A2" w:rsidRDefault="000F07A2" w:rsidP="005D75F9">
      <w:r>
        <w:t xml:space="preserve"> Наиболее критичным этапом разбора является секция </w:t>
      </w:r>
      <w:proofErr w:type="spellStart"/>
      <w:r>
        <w:t>hashed</w:t>
      </w:r>
      <w:proofErr w:type="spellEnd"/>
      <w:r>
        <w:t xml:space="preserve"> </w:t>
      </w:r>
      <w:proofErr w:type="spellStart"/>
      <w:r>
        <w:t>items</w:t>
      </w:r>
      <w:proofErr w:type="spellEnd"/>
      <w:r>
        <w:t xml:space="preserve">. Как установлено в разделе 1.3.2, граница между этой секцией и зашифрованным блоком не размечена никаким маркером </w:t>
      </w:r>
      <w:r w:rsidR="00F810B7" w:rsidRPr="000D7D55">
        <w:t>–</w:t>
      </w:r>
      <w:r>
        <w:t xml:space="preserve"> позиция начала зашифрованного блока определяется исключительно полным последовательным разбором всех элементов секции. Парсер реализует это как вложенный цикл: внешний итерирует по </w:t>
      </w:r>
      <w:proofErr w:type="spellStart"/>
      <w:r>
        <w:t>num_items</w:t>
      </w:r>
      <w:proofErr w:type="spellEnd"/>
      <w:r>
        <w:t xml:space="preserve"> записям, внутренний </w:t>
      </w:r>
      <w:r w:rsidR="00F810B7" w:rsidRPr="000D7D55">
        <w:t>–</w:t>
      </w:r>
      <w:r>
        <w:t xml:space="preserve"> по </w:t>
      </w:r>
      <w:proofErr w:type="spellStart"/>
      <w:r>
        <w:t>num_attributes</w:t>
      </w:r>
      <w:proofErr w:type="spellEnd"/>
      <w:r>
        <w:t xml:space="preserve"> атрибутам каждой записи, при этом для каждого атрибута в зависимости от значения поля </w:t>
      </w:r>
      <w:proofErr w:type="spellStart"/>
      <w:r>
        <w:t>attr_type</w:t>
      </w:r>
      <w:proofErr w:type="spellEnd"/>
      <w:r>
        <w:t xml:space="preserve"> читается либо 16 байт MD5-хеша, либо 4 байта целочисленного </w:t>
      </w:r>
      <w:proofErr w:type="spellStart"/>
      <w:r>
        <w:t>хеша</w:t>
      </w:r>
      <w:proofErr w:type="spellEnd"/>
      <w:r>
        <w:t>.</w:t>
      </w:r>
      <w:r w:rsidR="00F810B7" w:rsidRPr="00F810B7">
        <w:t xml:space="preserve"> </w:t>
      </w:r>
      <w:r w:rsidR="00F810B7">
        <w:t xml:space="preserve">Любая ошибка в этом цикле </w:t>
      </w:r>
      <w:r w:rsidR="00F810B7" w:rsidRPr="000D7D55">
        <w:t>–</w:t>
      </w:r>
      <w:r w:rsidR="00F810B7">
        <w:t xml:space="preserve"> например, неверный подсчёт байт при чтении строки </w:t>
      </w:r>
      <w:r w:rsidR="00F810B7" w:rsidRPr="000D7D55">
        <w:t>–</w:t>
      </w:r>
      <w:r w:rsidR="00F810B7">
        <w:t xml:space="preserve"> немедленно приводит к рассинхронизации позиции чтения, что проявляется как некорректное значение поля </w:t>
      </w:r>
      <w:proofErr w:type="spellStart"/>
      <w:r w:rsidR="00F810B7">
        <w:t>encrypted_size</w:t>
      </w:r>
      <w:proofErr w:type="spellEnd"/>
      <w:r w:rsidR="00F810B7">
        <w:t xml:space="preserve"> и последующая ошибка при попытке прочитать зашифрованный блок. Именно такая ошибка, как было установлено при анализе, содержится в стандартном экстракторе </w:t>
      </w:r>
      <w:r w:rsidR="00F810B7" w:rsidRPr="005D75F9">
        <w:rPr>
          <w:rFonts w:ascii="Courier New" w:hAnsi="Courier New" w:cs="Courier New"/>
          <w:sz w:val="24"/>
          <w:szCs w:val="24"/>
        </w:rPr>
        <w:t>keyring2john.py</w:t>
      </w:r>
      <w:r w:rsidR="00F810B7">
        <w:t xml:space="preserve"> из дистрибутива </w:t>
      </w:r>
      <w:proofErr w:type="spellStart"/>
      <w:r w:rsidR="00F810B7">
        <w:t>John</w:t>
      </w:r>
      <w:proofErr w:type="spellEnd"/>
      <w:r w:rsidR="00F810B7">
        <w:t xml:space="preserve"> </w:t>
      </w:r>
      <w:proofErr w:type="spellStart"/>
      <w:r w:rsidR="00F810B7">
        <w:t>the</w:t>
      </w:r>
      <w:proofErr w:type="spellEnd"/>
      <w:r w:rsidR="00F810B7">
        <w:t xml:space="preserve"> </w:t>
      </w:r>
      <w:proofErr w:type="spellStart"/>
      <w:r w:rsidR="00F810B7">
        <w:t>Ripper</w:t>
      </w:r>
      <w:proofErr w:type="spellEnd"/>
      <w:r w:rsidR="00F810B7">
        <w:t xml:space="preserve"> </w:t>
      </w:r>
      <w:proofErr w:type="spellStart"/>
      <w:r w:rsidR="00F810B7">
        <w:t>Jumbo</w:t>
      </w:r>
      <w:proofErr w:type="spellEnd"/>
      <w:r w:rsidR="00F810B7">
        <w:t>.</w:t>
      </w:r>
    </w:p>
    <w:p w14:paraId="57CB9EA6" w14:textId="45757DBF" w:rsidR="005F260B" w:rsidRPr="000D7D55" w:rsidRDefault="00703150" w:rsidP="000D7D55">
      <w:pPr>
        <w:pStyle w:val="732-5"/>
        <w:rPr>
          <w:lang w:val="ru-RU"/>
        </w:rPr>
      </w:pPr>
      <w:r w:rsidRPr="000D7D55">
        <w:rPr>
          <w:lang w:val="ru-RU"/>
        </w:rPr>
        <w:t xml:space="preserve">Листинг 2.2 – </w:t>
      </w:r>
      <w:r w:rsidR="00A00FCD" w:rsidRPr="00182CB3">
        <w:rPr>
          <w:lang w:val="ru-RU"/>
        </w:rPr>
        <w:t xml:space="preserve">Разбор секции </w:t>
      </w:r>
      <w:r w:rsidR="00A00FCD">
        <w:t>hashed</w:t>
      </w:r>
      <w:r w:rsidR="00A00FCD" w:rsidRPr="00182CB3">
        <w:rPr>
          <w:lang w:val="ru-RU"/>
        </w:rPr>
        <w:t xml:space="preserve"> </w:t>
      </w:r>
      <w:r w:rsidR="00A00FCD">
        <w:t>items</w:t>
      </w:r>
      <w:r w:rsidR="002D6C59" w:rsidRPr="000D7D55">
        <w:rPr>
          <w:lang w:val="ru-RU"/>
        </w:rPr>
        <w:t>.</w:t>
      </w:r>
    </w:p>
    <w:p w14:paraId="062A5FA5" w14:textId="645DE109" w:rsidR="00A00FCD" w:rsidRPr="00A00FCD" w:rsidRDefault="00A00FCD" w:rsidP="001C0D39">
      <w:pPr>
        <w:pStyle w:val="-732"/>
      </w:pPr>
      <w:r w:rsidRPr="00A00FCD">
        <w:t>def _</w:t>
      </w:r>
      <w:proofErr w:type="spellStart"/>
      <w:r w:rsidRPr="00A00FCD">
        <w:t>parse_hashed_item_ids</w:t>
      </w:r>
      <w:proofErr w:type="spellEnd"/>
      <w:r w:rsidRPr="00A00FCD">
        <w:t>(self) -&gt; list[int]:</w:t>
      </w:r>
    </w:p>
    <w:p w14:paraId="22A3F2D1" w14:textId="172F2CC2" w:rsidR="00A00FCD" w:rsidRPr="00A00FCD" w:rsidRDefault="00A00FCD" w:rsidP="001C0D39">
      <w:pPr>
        <w:pStyle w:val="-732"/>
      </w:pPr>
      <w:r w:rsidRPr="00A00FCD">
        <w:t xml:space="preserve">    </w:t>
      </w:r>
      <w:proofErr w:type="spellStart"/>
      <w:r w:rsidRPr="00A00FCD">
        <w:t>num_items</w:t>
      </w:r>
      <w:proofErr w:type="spellEnd"/>
      <w:r w:rsidRPr="00A00FCD">
        <w:t xml:space="preserve"> = </w:t>
      </w:r>
      <w:proofErr w:type="gramStart"/>
      <w:r w:rsidRPr="00A00FCD">
        <w:t>self.reader</w:t>
      </w:r>
      <w:proofErr w:type="gramEnd"/>
      <w:r w:rsidRPr="00A00FCD">
        <w:t>.read_u32()</w:t>
      </w:r>
    </w:p>
    <w:p w14:paraId="06A70669" w14:textId="6F0E6BDF" w:rsidR="00A00FCD" w:rsidRPr="00A00FCD" w:rsidRDefault="00A00FCD" w:rsidP="004575D2">
      <w:pPr>
        <w:pStyle w:val="-732"/>
      </w:pPr>
      <w:r w:rsidRPr="00A00FCD">
        <w:t xml:space="preserve">    ids: list[int] = []</w:t>
      </w:r>
    </w:p>
    <w:p w14:paraId="50AD8C63" w14:textId="1C9730AB" w:rsidR="00A00FCD" w:rsidRPr="00A00FCD" w:rsidRDefault="00A00FCD" w:rsidP="004575D2">
      <w:pPr>
        <w:pStyle w:val="-732"/>
      </w:pPr>
      <w:r w:rsidRPr="00A00FCD">
        <w:t xml:space="preserve">    for _ in range(</w:t>
      </w:r>
      <w:proofErr w:type="spellStart"/>
      <w:r w:rsidRPr="00A00FCD">
        <w:t>num_items</w:t>
      </w:r>
      <w:proofErr w:type="spellEnd"/>
      <w:r w:rsidRPr="00A00FCD">
        <w:t>):</w:t>
      </w:r>
    </w:p>
    <w:p w14:paraId="2CEF8C2E" w14:textId="6D671A03" w:rsidR="00A00FCD" w:rsidRPr="00A00FCD" w:rsidRDefault="00A00FCD" w:rsidP="004575D2">
      <w:pPr>
        <w:pStyle w:val="-732"/>
      </w:pPr>
      <w:r w:rsidRPr="00A00FCD">
        <w:t xml:space="preserve">        </w:t>
      </w:r>
      <w:proofErr w:type="spellStart"/>
      <w:r w:rsidRPr="00A00FCD">
        <w:t>item_id</w:t>
      </w:r>
      <w:proofErr w:type="spellEnd"/>
      <w:r w:rsidRPr="00A00FCD">
        <w:t xml:space="preserve"> = </w:t>
      </w:r>
      <w:proofErr w:type="gramStart"/>
      <w:r w:rsidRPr="00A00FCD">
        <w:t>self.reader</w:t>
      </w:r>
      <w:proofErr w:type="gramEnd"/>
      <w:r w:rsidRPr="00A00FCD">
        <w:t>.read_u32()</w:t>
      </w:r>
    </w:p>
    <w:p w14:paraId="7CE18EDC" w14:textId="60E4F92D" w:rsidR="00A00FCD" w:rsidRPr="00A00FCD" w:rsidRDefault="00A00FCD" w:rsidP="004575D2">
      <w:pPr>
        <w:pStyle w:val="-732"/>
      </w:pPr>
      <w:r w:rsidRPr="00A00FCD">
        <w:t xml:space="preserve">        </w:t>
      </w:r>
      <w:proofErr w:type="gramStart"/>
      <w:r w:rsidRPr="00A00FCD">
        <w:t>self.reader</w:t>
      </w:r>
      <w:proofErr w:type="gramEnd"/>
      <w:r w:rsidRPr="00A00FCD">
        <w:t>.read_u32()</w:t>
      </w:r>
    </w:p>
    <w:p w14:paraId="74327911" w14:textId="6C2BC9AF" w:rsidR="00A00FCD" w:rsidRPr="00A00FCD" w:rsidRDefault="00A00FCD">
      <w:pPr>
        <w:pStyle w:val="-732"/>
      </w:pPr>
      <w:r w:rsidRPr="00A00FCD">
        <w:t xml:space="preserve">        </w:t>
      </w:r>
      <w:proofErr w:type="spellStart"/>
      <w:r w:rsidRPr="00A00FCD">
        <w:t>num_attrs</w:t>
      </w:r>
      <w:proofErr w:type="spellEnd"/>
      <w:r w:rsidRPr="00A00FCD">
        <w:t xml:space="preserve"> = </w:t>
      </w:r>
      <w:proofErr w:type="gramStart"/>
      <w:r w:rsidRPr="00A00FCD">
        <w:t>self.reader</w:t>
      </w:r>
      <w:proofErr w:type="gramEnd"/>
      <w:r w:rsidRPr="00A00FCD">
        <w:t>.read_u32()</w:t>
      </w:r>
    </w:p>
    <w:p w14:paraId="4F5B77C9" w14:textId="312A950B" w:rsidR="00A00FCD" w:rsidRPr="00A00FCD" w:rsidRDefault="00A00FCD">
      <w:pPr>
        <w:pStyle w:val="-732"/>
      </w:pPr>
      <w:r w:rsidRPr="00A00FCD">
        <w:t xml:space="preserve">        </w:t>
      </w:r>
      <w:proofErr w:type="gramStart"/>
      <w:r w:rsidRPr="00A00FCD">
        <w:t>self._</w:t>
      </w:r>
      <w:proofErr w:type="spellStart"/>
      <w:proofErr w:type="gramEnd"/>
      <w:r w:rsidRPr="00A00FCD">
        <w:t>skip_hashed_attributes</w:t>
      </w:r>
      <w:proofErr w:type="spellEnd"/>
      <w:r w:rsidRPr="00A00FCD">
        <w:t>(</w:t>
      </w:r>
      <w:proofErr w:type="spellStart"/>
      <w:r w:rsidRPr="00A00FCD">
        <w:t>num_attrs</w:t>
      </w:r>
      <w:proofErr w:type="spellEnd"/>
      <w:r w:rsidRPr="00A00FCD">
        <w:t>)</w:t>
      </w:r>
    </w:p>
    <w:p w14:paraId="030F488B" w14:textId="762B60B3" w:rsidR="00A00FCD" w:rsidRPr="00A00FCD" w:rsidRDefault="00A00FCD">
      <w:pPr>
        <w:pStyle w:val="-732"/>
      </w:pPr>
      <w:r w:rsidRPr="00A00FCD">
        <w:t xml:space="preserve">        </w:t>
      </w:r>
      <w:proofErr w:type="spellStart"/>
      <w:proofErr w:type="gramStart"/>
      <w:r w:rsidRPr="00A00FCD">
        <w:t>ids.append</w:t>
      </w:r>
      <w:proofErr w:type="spellEnd"/>
      <w:proofErr w:type="gramEnd"/>
      <w:r w:rsidRPr="00A00FCD">
        <w:t>(</w:t>
      </w:r>
      <w:proofErr w:type="spellStart"/>
      <w:r w:rsidRPr="00A00FCD">
        <w:t>item_id</w:t>
      </w:r>
      <w:proofErr w:type="spellEnd"/>
      <w:r w:rsidRPr="00A00FCD">
        <w:t>)</w:t>
      </w:r>
    </w:p>
    <w:p w14:paraId="5DA1146B" w14:textId="4EBB1FF3" w:rsidR="005F260B" w:rsidRDefault="00A00FCD">
      <w:pPr>
        <w:pStyle w:val="-732"/>
      </w:pPr>
      <w:r w:rsidRPr="00A00FCD">
        <w:t xml:space="preserve">    return ids</w:t>
      </w:r>
    </w:p>
    <w:p w14:paraId="7BC59367" w14:textId="77777777" w:rsidR="00A00FCD" w:rsidRPr="00A00FCD" w:rsidRDefault="00A00FCD" w:rsidP="00A00FCD">
      <w:pPr>
        <w:rPr>
          <w:lang w:val="en-US"/>
        </w:rPr>
      </w:pPr>
    </w:p>
    <w:p w14:paraId="6337815F" w14:textId="77777777" w:rsidR="00703150" w:rsidRDefault="00703150" w:rsidP="00703150">
      <w:r>
        <w:t>2.1.3 Криптографический модуль</w:t>
      </w:r>
    </w:p>
    <w:p w14:paraId="25F058F5" w14:textId="77777777" w:rsidR="00182CB3" w:rsidRDefault="00182CB3" w:rsidP="00182CB3">
      <w:r w:rsidRPr="00182CB3">
        <w:t xml:space="preserve">Центральным элементом криптографического модуля является функция деривации ключа, воспроизводящая нестандартную итерационную схему </w:t>
      </w:r>
      <w:proofErr w:type="spellStart"/>
      <w:r w:rsidRPr="00182CB3">
        <w:t>gnome-keyring</w:t>
      </w:r>
      <w:proofErr w:type="spellEnd"/>
      <w:r w:rsidRPr="00182CB3">
        <w:t>. Как было описано в разделе 1.4.1, схема отличается от PBKDF2 тем, что соль и пароль участвуют только в первой итерации, тогда как все последующие итерации представляют собой простое повторное хеширование результата. Реализация на Python воспроизводит эту схему точно, включая кодирование пароля в UTF-8 перед хешированием, что существенно для корректной работы с паролями, содержащими символы вне ASCII-диапазона.</w:t>
      </w:r>
    </w:p>
    <w:p w14:paraId="5F439411" w14:textId="77777777" w:rsidR="005D75F9" w:rsidRDefault="00703150" w:rsidP="005D75F9">
      <w:pPr>
        <w:pStyle w:val="732-5"/>
        <w:rPr>
          <w:lang w:val="ru-RU"/>
        </w:rPr>
      </w:pPr>
      <w:r w:rsidRPr="00897AB7">
        <w:rPr>
          <w:lang w:val="ru-RU"/>
        </w:rPr>
        <w:t>Листинг 2.</w:t>
      </w:r>
      <w:r w:rsidR="00182CB3" w:rsidRPr="00897AB7">
        <w:rPr>
          <w:lang w:val="ru-RU"/>
        </w:rPr>
        <w:t>3</w:t>
      </w:r>
      <w:r w:rsidRPr="00897AB7">
        <w:rPr>
          <w:lang w:val="ru-RU"/>
        </w:rPr>
        <w:t xml:space="preserve"> – </w:t>
      </w:r>
      <w:r w:rsidR="00182CB3" w:rsidRPr="00897AB7">
        <w:rPr>
          <w:lang w:val="ru-RU"/>
        </w:rPr>
        <w:t>Функция деривации ключа и расшифровки зашифрованного блока</w:t>
      </w:r>
      <w:r w:rsidR="00897AB7" w:rsidRPr="00897AB7">
        <w:rPr>
          <w:lang w:val="ru-RU"/>
        </w:rPr>
        <w:t>.</w:t>
      </w:r>
    </w:p>
    <w:p w14:paraId="1B123A17" w14:textId="04A594A1" w:rsidR="00897AB7" w:rsidRPr="00897AB7" w:rsidRDefault="00897AB7" w:rsidP="001C0D39">
      <w:pPr>
        <w:pStyle w:val="-732"/>
      </w:pPr>
      <w:r w:rsidRPr="00897AB7">
        <w:t xml:space="preserve">def </w:t>
      </w:r>
      <w:proofErr w:type="spellStart"/>
      <w:r w:rsidRPr="00897AB7">
        <w:t>derive_</w:t>
      </w:r>
      <w:proofErr w:type="gramStart"/>
      <w:r w:rsidRPr="00897AB7">
        <w:t>key</w:t>
      </w:r>
      <w:proofErr w:type="spellEnd"/>
      <w:r w:rsidRPr="00897AB7">
        <w:t>(</w:t>
      </w:r>
      <w:proofErr w:type="gramEnd"/>
      <w:r w:rsidRPr="00897AB7">
        <w:t>password: str, salt: bytes, iterations: int) -&gt; tuple[bytes, bytes]:</w:t>
      </w:r>
    </w:p>
    <w:p w14:paraId="254B37D5" w14:textId="77777777" w:rsidR="00897AB7" w:rsidRPr="00897AB7" w:rsidRDefault="00897AB7" w:rsidP="001C0D39">
      <w:pPr>
        <w:pStyle w:val="-732"/>
      </w:pPr>
      <w:r w:rsidRPr="00897AB7">
        <w:t xml:space="preserve">    h = </w:t>
      </w:r>
      <w:proofErr w:type="gramStart"/>
      <w:r w:rsidRPr="00897AB7">
        <w:t>hashlib.sha</w:t>
      </w:r>
      <w:proofErr w:type="gramEnd"/>
      <w:r w:rsidRPr="00897AB7">
        <w:t>256(</w:t>
      </w:r>
      <w:proofErr w:type="spellStart"/>
      <w:r w:rsidRPr="00897AB7">
        <w:t>password.encode</w:t>
      </w:r>
      <w:proofErr w:type="spellEnd"/>
      <w:r w:rsidRPr="00897AB7">
        <w:t>("utf8") + salt).digest()</w:t>
      </w:r>
    </w:p>
    <w:p w14:paraId="51A9B80D" w14:textId="77777777" w:rsidR="00897AB7" w:rsidRPr="00897AB7" w:rsidRDefault="00897AB7" w:rsidP="004575D2">
      <w:pPr>
        <w:pStyle w:val="-732"/>
      </w:pPr>
      <w:r w:rsidRPr="00897AB7">
        <w:t xml:space="preserve">    for _ in </w:t>
      </w:r>
      <w:proofErr w:type="gramStart"/>
      <w:r w:rsidRPr="00897AB7">
        <w:t>range(</w:t>
      </w:r>
      <w:proofErr w:type="gramEnd"/>
      <w:r w:rsidRPr="00897AB7">
        <w:t>iterations - 1):</w:t>
      </w:r>
    </w:p>
    <w:p w14:paraId="7706A41C" w14:textId="625A247B" w:rsidR="00897AB7" w:rsidRPr="00897AB7" w:rsidRDefault="00897AB7" w:rsidP="004575D2">
      <w:pPr>
        <w:pStyle w:val="-732"/>
      </w:pPr>
      <w:r w:rsidRPr="00897AB7">
        <w:t xml:space="preserve">        h = </w:t>
      </w:r>
      <w:proofErr w:type="gramStart"/>
      <w:r w:rsidRPr="00897AB7">
        <w:t>hashlib.sha</w:t>
      </w:r>
      <w:proofErr w:type="gramEnd"/>
      <w:r w:rsidRPr="00897AB7">
        <w:t>256(h).digest()</w:t>
      </w:r>
    </w:p>
    <w:p w14:paraId="0F6DE523" w14:textId="517AD854" w:rsidR="00897AB7" w:rsidRDefault="00897AB7" w:rsidP="00897AB7">
      <w:pPr>
        <w:ind w:firstLine="0"/>
        <w:rPr>
          <w:rStyle w:val="token"/>
          <w:color w:val="2B303B"/>
          <w:lang w:val="en-US"/>
        </w:rPr>
      </w:pPr>
    </w:p>
    <w:p w14:paraId="2B318C0C" w14:textId="495650FD" w:rsidR="00897AB7" w:rsidRPr="00897AB7" w:rsidRDefault="00897AB7" w:rsidP="001C0D39">
      <w:pPr>
        <w:pStyle w:val="-732"/>
      </w:pPr>
      <w:r w:rsidRPr="00897AB7">
        <w:t xml:space="preserve">def </w:t>
      </w:r>
      <w:proofErr w:type="spellStart"/>
      <w:r w:rsidRPr="00897AB7">
        <w:t>aes_</w:t>
      </w:r>
      <w:proofErr w:type="gramStart"/>
      <w:r w:rsidRPr="00897AB7">
        <w:t>decrypt</w:t>
      </w:r>
      <w:proofErr w:type="spellEnd"/>
      <w:r w:rsidRPr="00897AB7">
        <w:t>(</w:t>
      </w:r>
      <w:proofErr w:type="gramEnd"/>
      <w:r w:rsidRPr="00897AB7">
        <w:t>ciphertext: bytes, key: bytes, iv: bytes) -&gt; bytes:</w:t>
      </w:r>
    </w:p>
    <w:p w14:paraId="26D67CE1" w14:textId="77777777" w:rsidR="00897AB7" w:rsidRPr="00897AB7" w:rsidRDefault="00897AB7" w:rsidP="001C0D39">
      <w:pPr>
        <w:pStyle w:val="-732"/>
      </w:pPr>
      <w:r w:rsidRPr="00897AB7">
        <w:t xml:space="preserve">    cipher = </w:t>
      </w:r>
      <w:proofErr w:type="spellStart"/>
      <w:proofErr w:type="gramStart"/>
      <w:r w:rsidRPr="00897AB7">
        <w:t>AES.new</w:t>
      </w:r>
      <w:proofErr w:type="spellEnd"/>
      <w:r w:rsidRPr="00897AB7">
        <w:t>(</w:t>
      </w:r>
      <w:proofErr w:type="gramEnd"/>
      <w:r w:rsidRPr="00897AB7">
        <w:t>key, AES.MODE_CBC, iv)</w:t>
      </w:r>
    </w:p>
    <w:p w14:paraId="0D819962" w14:textId="77777777" w:rsidR="00897AB7" w:rsidRPr="00897AB7" w:rsidRDefault="00897AB7" w:rsidP="004575D2">
      <w:pPr>
        <w:pStyle w:val="-732"/>
      </w:pPr>
      <w:r w:rsidRPr="00897AB7">
        <w:t xml:space="preserve">    return </w:t>
      </w:r>
      <w:proofErr w:type="spellStart"/>
      <w:proofErr w:type="gramStart"/>
      <w:r w:rsidRPr="00897AB7">
        <w:t>cipher.decrypt</w:t>
      </w:r>
      <w:proofErr w:type="spellEnd"/>
      <w:proofErr w:type="gramEnd"/>
      <w:r w:rsidRPr="00897AB7">
        <w:t>(ciphertext)</w:t>
      </w:r>
    </w:p>
    <w:p w14:paraId="3FE60FAE" w14:textId="77777777" w:rsidR="00897AB7" w:rsidRPr="00897AB7" w:rsidRDefault="00897AB7" w:rsidP="004575D2">
      <w:pPr>
        <w:pStyle w:val="-732"/>
      </w:pPr>
    </w:p>
    <w:p w14:paraId="77F46032" w14:textId="77777777" w:rsidR="00897AB7" w:rsidRPr="00897AB7" w:rsidRDefault="00897AB7" w:rsidP="004575D2">
      <w:pPr>
        <w:pStyle w:val="-732"/>
      </w:pPr>
    </w:p>
    <w:p w14:paraId="751B6422" w14:textId="77777777" w:rsidR="00897AB7" w:rsidRPr="00897AB7" w:rsidRDefault="00897AB7" w:rsidP="004575D2">
      <w:pPr>
        <w:pStyle w:val="-732"/>
      </w:pPr>
      <w:r w:rsidRPr="00897AB7">
        <w:t xml:space="preserve">def </w:t>
      </w:r>
      <w:proofErr w:type="spellStart"/>
      <w:r w:rsidRPr="00897AB7">
        <w:t>verify_</w:t>
      </w:r>
      <w:proofErr w:type="gramStart"/>
      <w:r w:rsidRPr="00897AB7">
        <w:t>decryption</w:t>
      </w:r>
      <w:proofErr w:type="spellEnd"/>
      <w:r w:rsidRPr="00897AB7">
        <w:t>(</w:t>
      </w:r>
      <w:proofErr w:type="spellStart"/>
      <w:proofErr w:type="gramEnd"/>
      <w:r w:rsidRPr="00897AB7">
        <w:t>plaintext_with_hash</w:t>
      </w:r>
      <w:proofErr w:type="spellEnd"/>
      <w:r w:rsidRPr="00897AB7">
        <w:t>: bytes) -&gt; tuple[bool, bytes]:</w:t>
      </w:r>
    </w:p>
    <w:p w14:paraId="36DD63DD" w14:textId="77777777" w:rsidR="00897AB7" w:rsidRPr="00897AB7" w:rsidRDefault="00897AB7">
      <w:pPr>
        <w:pStyle w:val="-732"/>
      </w:pPr>
      <w:r w:rsidRPr="00897AB7">
        <w:t xml:space="preserve">    if </w:t>
      </w:r>
      <w:proofErr w:type="spellStart"/>
      <w:r w:rsidRPr="00897AB7">
        <w:t>len</w:t>
      </w:r>
      <w:proofErr w:type="spellEnd"/>
      <w:r w:rsidRPr="00897AB7">
        <w:t>(</w:t>
      </w:r>
      <w:proofErr w:type="spellStart"/>
      <w:r w:rsidRPr="00897AB7">
        <w:t>plaintext_with_hash</w:t>
      </w:r>
      <w:proofErr w:type="spellEnd"/>
      <w:r w:rsidRPr="00897AB7">
        <w:t>) &lt; 16:</w:t>
      </w:r>
    </w:p>
    <w:p w14:paraId="664CE455" w14:textId="77777777" w:rsidR="00897AB7" w:rsidRPr="00897AB7" w:rsidRDefault="00897AB7">
      <w:pPr>
        <w:pStyle w:val="-732"/>
      </w:pPr>
      <w:r w:rsidRPr="00897AB7">
        <w:t xml:space="preserve">        return False, b""</w:t>
      </w:r>
    </w:p>
    <w:p w14:paraId="2EE082EC" w14:textId="77777777" w:rsidR="00897AB7" w:rsidRPr="00897AB7" w:rsidRDefault="00897AB7">
      <w:pPr>
        <w:pStyle w:val="-732"/>
      </w:pPr>
      <w:r w:rsidRPr="00897AB7">
        <w:t xml:space="preserve">    </w:t>
      </w:r>
      <w:proofErr w:type="spellStart"/>
      <w:r w:rsidRPr="00897AB7">
        <w:t>expected_hash</w:t>
      </w:r>
      <w:proofErr w:type="spellEnd"/>
      <w:r w:rsidRPr="00897AB7">
        <w:t xml:space="preserve"> = </w:t>
      </w:r>
      <w:proofErr w:type="spellStart"/>
      <w:r w:rsidRPr="00897AB7">
        <w:t>plaintext_with_</w:t>
      </w:r>
      <w:proofErr w:type="gramStart"/>
      <w:r w:rsidRPr="00897AB7">
        <w:t>hash</w:t>
      </w:r>
      <w:proofErr w:type="spellEnd"/>
      <w:r w:rsidRPr="00897AB7">
        <w:t>[</w:t>
      </w:r>
      <w:proofErr w:type="gramEnd"/>
      <w:r w:rsidRPr="00897AB7">
        <w:t>:16]</w:t>
      </w:r>
    </w:p>
    <w:p w14:paraId="760B5CBE" w14:textId="77777777" w:rsidR="00897AB7" w:rsidRPr="00897AB7" w:rsidRDefault="00897AB7">
      <w:pPr>
        <w:pStyle w:val="-732"/>
      </w:pPr>
      <w:r w:rsidRPr="00897AB7">
        <w:t xml:space="preserve">    </w:t>
      </w:r>
      <w:proofErr w:type="spellStart"/>
      <w:r w:rsidRPr="00897AB7">
        <w:t>raw_plaintext</w:t>
      </w:r>
      <w:proofErr w:type="spellEnd"/>
      <w:r w:rsidRPr="00897AB7">
        <w:t xml:space="preserve"> = </w:t>
      </w:r>
      <w:proofErr w:type="spellStart"/>
      <w:r w:rsidRPr="00897AB7">
        <w:t>plaintext_with_</w:t>
      </w:r>
      <w:proofErr w:type="gramStart"/>
      <w:r w:rsidRPr="00897AB7">
        <w:t>hash</w:t>
      </w:r>
      <w:proofErr w:type="spellEnd"/>
      <w:r w:rsidRPr="00897AB7">
        <w:t>[</w:t>
      </w:r>
      <w:proofErr w:type="gramEnd"/>
      <w:r w:rsidRPr="00897AB7">
        <w:t>16:]</w:t>
      </w:r>
    </w:p>
    <w:p w14:paraId="2CF1CA07" w14:textId="77777777" w:rsidR="00897AB7" w:rsidRPr="00897AB7" w:rsidRDefault="00897AB7">
      <w:pPr>
        <w:pStyle w:val="-732"/>
      </w:pPr>
      <w:r w:rsidRPr="00897AB7">
        <w:t xml:space="preserve">    </w:t>
      </w:r>
      <w:proofErr w:type="spellStart"/>
      <w:r w:rsidRPr="00897AB7">
        <w:t>actual_hash</w:t>
      </w:r>
      <w:proofErr w:type="spellEnd"/>
      <w:r w:rsidRPr="00897AB7">
        <w:t xml:space="preserve"> = hashlib.md5(</w:t>
      </w:r>
      <w:proofErr w:type="spellStart"/>
      <w:r w:rsidRPr="00897AB7">
        <w:t>raw_plaintext</w:t>
      </w:r>
      <w:proofErr w:type="spellEnd"/>
      <w:proofErr w:type="gramStart"/>
      <w:r w:rsidRPr="00897AB7">
        <w:t>).digest</w:t>
      </w:r>
      <w:proofErr w:type="gramEnd"/>
      <w:r w:rsidRPr="00897AB7">
        <w:t>()</w:t>
      </w:r>
    </w:p>
    <w:p w14:paraId="52E042B0" w14:textId="77777777" w:rsidR="00897AB7" w:rsidRPr="00897AB7" w:rsidRDefault="00897AB7">
      <w:pPr>
        <w:pStyle w:val="-732"/>
      </w:pPr>
    </w:p>
    <w:p w14:paraId="006B331B" w14:textId="77777777" w:rsidR="00897AB7" w:rsidRPr="00897AB7" w:rsidRDefault="00897AB7">
      <w:pPr>
        <w:pStyle w:val="-732"/>
      </w:pPr>
      <w:r w:rsidRPr="00897AB7">
        <w:t xml:space="preserve">    return </w:t>
      </w:r>
      <w:proofErr w:type="spellStart"/>
      <w:r w:rsidRPr="00897AB7">
        <w:t>expected_hash</w:t>
      </w:r>
      <w:proofErr w:type="spellEnd"/>
      <w:r w:rsidRPr="00897AB7">
        <w:t xml:space="preserve"> == </w:t>
      </w:r>
      <w:proofErr w:type="spellStart"/>
      <w:r w:rsidRPr="00897AB7">
        <w:t>actual_hash</w:t>
      </w:r>
      <w:proofErr w:type="spellEnd"/>
      <w:r w:rsidRPr="00897AB7">
        <w:t xml:space="preserve">, </w:t>
      </w:r>
      <w:proofErr w:type="spellStart"/>
      <w:r w:rsidRPr="00897AB7">
        <w:t>raw_plaintext</w:t>
      </w:r>
      <w:proofErr w:type="spellEnd"/>
    </w:p>
    <w:p w14:paraId="2B944C21" w14:textId="77777777" w:rsidR="00897AB7" w:rsidRPr="00897AB7" w:rsidRDefault="00897AB7">
      <w:pPr>
        <w:pStyle w:val="-732"/>
      </w:pPr>
    </w:p>
    <w:p w14:paraId="7339661A" w14:textId="77777777" w:rsidR="00897AB7" w:rsidRPr="00897AB7" w:rsidRDefault="00897AB7">
      <w:pPr>
        <w:pStyle w:val="-732"/>
      </w:pPr>
    </w:p>
    <w:p w14:paraId="7C0EF029" w14:textId="77777777" w:rsidR="00897AB7" w:rsidRPr="00897AB7" w:rsidRDefault="00897AB7">
      <w:pPr>
        <w:pStyle w:val="-732"/>
      </w:pPr>
      <w:r w:rsidRPr="00897AB7">
        <w:t xml:space="preserve">def </w:t>
      </w:r>
      <w:proofErr w:type="spellStart"/>
      <w:r w:rsidRPr="00897AB7">
        <w:t>parse_decrypted_</w:t>
      </w:r>
      <w:proofErr w:type="gramStart"/>
      <w:r w:rsidRPr="00897AB7">
        <w:t>items</w:t>
      </w:r>
      <w:proofErr w:type="spellEnd"/>
      <w:r w:rsidRPr="00897AB7">
        <w:t>(</w:t>
      </w:r>
      <w:proofErr w:type="gramEnd"/>
      <w:r w:rsidRPr="00897AB7">
        <w:t xml:space="preserve">data: bytes, </w:t>
      </w:r>
      <w:proofErr w:type="spellStart"/>
      <w:r w:rsidRPr="00897AB7">
        <w:t>num_items</w:t>
      </w:r>
      <w:proofErr w:type="spellEnd"/>
      <w:r w:rsidRPr="00897AB7">
        <w:t>: int) -&gt; list[</w:t>
      </w:r>
      <w:proofErr w:type="spellStart"/>
      <w:r w:rsidRPr="00897AB7">
        <w:t>DecryptedItem</w:t>
      </w:r>
      <w:proofErr w:type="spellEnd"/>
      <w:r w:rsidRPr="00897AB7">
        <w:t>]:</w:t>
      </w:r>
    </w:p>
    <w:p w14:paraId="64204F1A" w14:textId="77777777" w:rsidR="00897AB7" w:rsidRPr="00897AB7" w:rsidRDefault="00897AB7">
      <w:pPr>
        <w:pStyle w:val="-732"/>
      </w:pPr>
      <w:r w:rsidRPr="00897AB7">
        <w:t xml:space="preserve">    reader = </w:t>
      </w:r>
      <w:proofErr w:type="spellStart"/>
      <w:r w:rsidRPr="00897AB7">
        <w:t>BinaryReader</w:t>
      </w:r>
      <w:proofErr w:type="spellEnd"/>
      <w:r w:rsidRPr="00897AB7">
        <w:t>(data)</w:t>
      </w:r>
    </w:p>
    <w:p w14:paraId="46877C2D" w14:textId="77777777" w:rsidR="00897AB7" w:rsidRPr="00897AB7" w:rsidRDefault="00897AB7">
      <w:pPr>
        <w:pStyle w:val="-732"/>
      </w:pPr>
      <w:r w:rsidRPr="00897AB7">
        <w:t xml:space="preserve">    </w:t>
      </w:r>
      <w:proofErr w:type="spellStart"/>
      <w:r w:rsidRPr="00897AB7">
        <w:t>decrypted_items</w:t>
      </w:r>
      <w:proofErr w:type="spellEnd"/>
      <w:r w:rsidRPr="00897AB7">
        <w:t xml:space="preserve"> = []</w:t>
      </w:r>
    </w:p>
    <w:p w14:paraId="56B39B1F" w14:textId="77777777" w:rsidR="00897AB7" w:rsidRPr="00897AB7" w:rsidRDefault="00897AB7">
      <w:pPr>
        <w:pStyle w:val="-732"/>
      </w:pPr>
    </w:p>
    <w:p w14:paraId="4352C6C2" w14:textId="77777777" w:rsidR="00897AB7" w:rsidRPr="00897AB7" w:rsidRDefault="00897AB7">
      <w:pPr>
        <w:pStyle w:val="-732"/>
      </w:pPr>
      <w:r w:rsidRPr="00897AB7">
        <w:t xml:space="preserve">    for _ in range(</w:t>
      </w:r>
      <w:proofErr w:type="spellStart"/>
      <w:r w:rsidRPr="00897AB7">
        <w:t>num_items</w:t>
      </w:r>
      <w:proofErr w:type="spellEnd"/>
      <w:r w:rsidRPr="00897AB7">
        <w:t>):</w:t>
      </w:r>
    </w:p>
    <w:p w14:paraId="599FD9CA" w14:textId="77777777" w:rsidR="00897AB7" w:rsidRPr="00897AB7" w:rsidRDefault="00897AB7">
      <w:pPr>
        <w:pStyle w:val="-732"/>
      </w:pPr>
      <w:r w:rsidRPr="00897AB7">
        <w:t xml:space="preserve">        </w:t>
      </w:r>
      <w:proofErr w:type="spellStart"/>
      <w:r w:rsidRPr="00897AB7">
        <w:t>display_name</w:t>
      </w:r>
      <w:proofErr w:type="spellEnd"/>
      <w:r w:rsidRPr="00897AB7">
        <w:t xml:space="preserve"> = </w:t>
      </w:r>
      <w:proofErr w:type="spellStart"/>
      <w:proofErr w:type="gramStart"/>
      <w:r w:rsidRPr="00897AB7">
        <w:t>reader.read</w:t>
      </w:r>
      <w:proofErr w:type="gramEnd"/>
      <w:r w:rsidRPr="00897AB7">
        <w:t>_string</w:t>
      </w:r>
      <w:proofErr w:type="spellEnd"/>
      <w:r w:rsidRPr="00897AB7">
        <w:t>() or ""</w:t>
      </w:r>
    </w:p>
    <w:p w14:paraId="64730800" w14:textId="77777777" w:rsidR="00897AB7" w:rsidRPr="00897AB7" w:rsidRDefault="00897AB7">
      <w:pPr>
        <w:pStyle w:val="-732"/>
      </w:pPr>
      <w:r w:rsidRPr="00897AB7">
        <w:t xml:space="preserve">        </w:t>
      </w:r>
      <w:proofErr w:type="spellStart"/>
      <w:r w:rsidRPr="00897AB7">
        <w:t>secret_raw</w:t>
      </w:r>
      <w:proofErr w:type="spellEnd"/>
      <w:r w:rsidRPr="00897AB7">
        <w:t xml:space="preserve"> = </w:t>
      </w:r>
      <w:proofErr w:type="spellStart"/>
      <w:proofErr w:type="gramStart"/>
      <w:r w:rsidRPr="00897AB7">
        <w:t>reader.read</w:t>
      </w:r>
      <w:proofErr w:type="gramEnd"/>
      <w:r w:rsidRPr="00897AB7">
        <w:t>_byte_array</w:t>
      </w:r>
      <w:proofErr w:type="spellEnd"/>
      <w:r w:rsidRPr="00897AB7">
        <w:t>() or b""</w:t>
      </w:r>
    </w:p>
    <w:p w14:paraId="2C06DE3D" w14:textId="77777777" w:rsidR="00897AB7" w:rsidRPr="00897AB7" w:rsidRDefault="00897AB7">
      <w:pPr>
        <w:pStyle w:val="-732"/>
      </w:pPr>
      <w:r w:rsidRPr="00897AB7">
        <w:t xml:space="preserve">        try:</w:t>
      </w:r>
    </w:p>
    <w:p w14:paraId="1E8895C4" w14:textId="77777777" w:rsidR="00897AB7" w:rsidRPr="00897AB7" w:rsidRDefault="00897AB7">
      <w:pPr>
        <w:pStyle w:val="-732"/>
      </w:pPr>
      <w:r w:rsidRPr="00897AB7">
        <w:t xml:space="preserve">            secret = </w:t>
      </w:r>
      <w:proofErr w:type="spellStart"/>
      <w:r w:rsidRPr="00897AB7">
        <w:t>secret_</w:t>
      </w:r>
      <w:proofErr w:type="gramStart"/>
      <w:r w:rsidRPr="00897AB7">
        <w:t>raw.decode</w:t>
      </w:r>
      <w:proofErr w:type="spellEnd"/>
      <w:proofErr w:type="gramEnd"/>
      <w:r w:rsidRPr="00897AB7">
        <w:t>("utf-8")</w:t>
      </w:r>
    </w:p>
    <w:p w14:paraId="78E63E3E" w14:textId="77777777" w:rsidR="00897AB7" w:rsidRPr="00897AB7" w:rsidRDefault="00897AB7">
      <w:pPr>
        <w:pStyle w:val="-732"/>
      </w:pPr>
      <w:r w:rsidRPr="00897AB7">
        <w:t xml:space="preserve">        except </w:t>
      </w:r>
      <w:proofErr w:type="spellStart"/>
      <w:r w:rsidRPr="00897AB7">
        <w:t>UnicodeDecodeError</w:t>
      </w:r>
      <w:proofErr w:type="spellEnd"/>
      <w:r w:rsidRPr="00897AB7">
        <w:t>:</w:t>
      </w:r>
    </w:p>
    <w:p w14:paraId="33EEB9A6" w14:textId="77777777" w:rsidR="00897AB7" w:rsidRPr="00897AB7" w:rsidRDefault="00897AB7">
      <w:pPr>
        <w:pStyle w:val="-732"/>
      </w:pPr>
      <w:r w:rsidRPr="00897AB7">
        <w:t xml:space="preserve">            secret = </w:t>
      </w:r>
      <w:proofErr w:type="spellStart"/>
      <w:proofErr w:type="gramStart"/>
      <w:r w:rsidRPr="00897AB7">
        <w:t>secret_raw.hex</w:t>
      </w:r>
      <w:proofErr w:type="spellEnd"/>
      <w:r w:rsidRPr="00897AB7">
        <w:t>(</w:t>
      </w:r>
      <w:proofErr w:type="gramEnd"/>
      <w:r w:rsidRPr="00897AB7">
        <w:t>)</w:t>
      </w:r>
    </w:p>
    <w:p w14:paraId="6854E926" w14:textId="77777777" w:rsidR="00897AB7" w:rsidRPr="00897AB7" w:rsidRDefault="00897AB7">
      <w:pPr>
        <w:pStyle w:val="-732"/>
      </w:pPr>
    </w:p>
    <w:p w14:paraId="1C813A76" w14:textId="77777777" w:rsidR="00897AB7" w:rsidRPr="00897AB7" w:rsidRDefault="00897AB7">
      <w:pPr>
        <w:pStyle w:val="-732"/>
      </w:pPr>
      <w:r w:rsidRPr="00897AB7">
        <w:t xml:space="preserve">        </w:t>
      </w:r>
      <w:proofErr w:type="spellStart"/>
      <w:r w:rsidRPr="00897AB7">
        <w:t>creation_time</w:t>
      </w:r>
      <w:proofErr w:type="spellEnd"/>
      <w:r w:rsidRPr="00897AB7">
        <w:t xml:space="preserve"> = </w:t>
      </w:r>
      <w:proofErr w:type="spellStart"/>
      <w:proofErr w:type="gramStart"/>
      <w:r w:rsidRPr="00897AB7">
        <w:t>reader.read</w:t>
      </w:r>
      <w:proofErr w:type="gramEnd"/>
      <w:r w:rsidRPr="00897AB7">
        <w:t>_time</w:t>
      </w:r>
      <w:proofErr w:type="spellEnd"/>
      <w:r w:rsidRPr="00897AB7">
        <w:t>()</w:t>
      </w:r>
    </w:p>
    <w:p w14:paraId="24AC8AAC" w14:textId="77777777" w:rsidR="00897AB7" w:rsidRPr="00897AB7" w:rsidRDefault="00897AB7">
      <w:pPr>
        <w:pStyle w:val="-732"/>
      </w:pPr>
      <w:r w:rsidRPr="00897AB7">
        <w:t xml:space="preserve">        </w:t>
      </w:r>
      <w:proofErr w:type="spellStart"/>
      <w:r w:rsidRPr="00897AB7">
        <w:t>modification_time</w:t>
      </w:r>
      <w:proofErr w:type="spellEnd"/>
      <w:r w:rsidRPr="00897AB7">
        <w:t xml:space="preserve"> = </w:t>
      </w:r>
      <w:proofErr w:type="spellStart"/>
      <w:proofErr w:type="gramStart"/>
      <w:r w:rsidRPr="00897AB7">
        <w:t>reader.read</w:t>
      </w:r>
      <w:proofErr w:type="gramEnd"/>
      <w:r w:rsidRPr="00897AB7">
        <w:t>_time</w:t>
      </w:r>
      <w:proofErr w:type="spellEnd"/>
      <w:r w:rsidRPr="00897AB7">
        <w:t>()</w:t>
      </w:r>
    </w:p>
    <w:p w14:paraId="0A50BF1B" w14:textId="77777777" w:rsidR="00897AB7" w:rsidRPr="00897AB7" w:rsidRDefault="00897AB7">
      <w:pPr>
        <w:pStyle w:val="-732"/>
      </w:pPr>
    </w:p>
    <w:p w14:paraId="56C02162" w14:textId="77777777" w:rsidR="00897AB7" w:rsidRPr="00897AB7" w:rsidRDefault="00897AB7">
      <w:pPr>
        <w:pStyle w:val="-732"/>
      </w:pPr>
      <w:r w:rsidRPr="00897AB7">
        <w:t xml:space="preserve">        </w:t>
      </w:r>
      <w:proofErr w:type="spellStart"/>
      <w:proofErr w:type="gramStart"/>
      <w:r w:rsidRPr="00897AB7">
        <w:t>reader.read</w:t>
      </w:r>
      <w:proofErr w:type="gramEnd"/>
      <w:r w:rsidRPr="00897AB7">
        <w:t>_string</w:t>
      </w:r>
      <w:proofErr w:type="spellEnd"/>
      <w:r w:rsidRPr="00897AB7">
        <w:t>()</w:t>
      </w:r>
    </w:p>
    <w:p w14:paraId="23CD9DBF" w14:textId="77777777" w:rsidR="00897AB7" w:rsidRPr="00897AB7" w:rsidRDefault="00897AB7">
      <w:pPr>
        <w:pStyle w:val="-732"/>
      </w:pPr>
      <w:r w:rsidRPr="00897AB7">
        <w:t xml:space="preserve">        for _ in </w:t>
      </w:r>
      <w:proofErr w:type="gramStart"/>
      <w:r w:rsidRPr="00897AB7">
        <w:t>range(</w:t>
      </w:r>
      <w:proofErr w:type="gramEnd"/>
      <w:r w:rsidRPr="00897AB7">
        <w:t>4):</w:t>
      </w:r>
    </w:p>
    <w:p w14:paraId="22296681" w14:textId="77777777" w:rsidR="00897AB7" w:rsidRPr="00897AB7" w:rsidRDefault="00897AB7">
      <w:pPr>
        <w:pStyle w:val="-732"/>
      </w:pPr>
      <w:r w:rsidRPr="00897AB7">
        <w:t xml:space="preserve">            </w:t>
      </w:r>
      <w:proofErr w:type="gramStart"/>
      <w:r w:rsidRPr="00897AB7">
        <w:t>reader.read</w:t>
      </w:r>
      <w:proofErr w:type="gramEnd"/>
      <w:r w:rsidRPr="00897AB7">
        <w:t>_u32()</w:t>
      </w:r>
    </w:p>
    <w:p w14:paraId="294E2C98" w14:textId="77777777" w:rsidR="00897AB7" w:rsidRPr="00897AB7" w:rsidRDefault="00897AB7">
      <w:pPr>
        <w:pStyle w:val="-732"/>
      </w:pPr>
    </w:p>
    <w:p w14:paraId="371192DE" w14:textId="77777777" w:rsidR="00897AB7" w:rsidRPr="00897AB7" w:rsidRDefault="00897AB7">
      <w:pPr>
        <w:pStyle w:val="-732"/>
      </w:pPr>
      <w:r w:rsidRPr="00897AB7">
        <w:t xml:space="preserve">        </w:t>
      </w:r>
      <w:proofErr w:type="spellStart"/>
      <w:r w:rsidRPr="00897AB7">
        <w:t>attributes_count</w:t>
      </w:r>
      <w:proofErr w:type="spellEnd"/>
      <w:r w:rsidRPr="00897AB7">
        <w:t xml:space="preserve"> = </w:t>
      </w:r>
      <w:proofErr w:type="gramStart"/>
      <w:r w:rsidRPr="00897AB7">
        <w:t>reader.read</w:t>
      </w:r>
      <w:proofErr w:type="gramEnd"/>
      <w:r w:rsidRPr="00897AB7">
        <w:t>_u32()</w:t>
      </w:r>
    </w:p>
    <w:p w14:paraId="383C2BB6" w14:textId="77777777" w:rsidR="00897AB7" w:rsidRPr="00897AB7" w:rsidRDefault="00897AB7">
      <w:pPr>
        <w:pStyle w:val="-732"/>
      </w:pPr>
      <w:r w:rsidRPr="00897AB7">
        <w:t xml:space="preserve">        attributes = []</w:t>
      </w:r>
    </w:p>
    <w:p w14:paraId="7765AF85" w14:textId="77777777" w:rsidR="00897AB7" w:rsidRPr="00897AB7" w:rsidRDefault="00897AB7">
      <w:pPr>
        <w:pStyle w:val="-732"/>
      </w:pPr>
      <w:r w:rsidRPr="00897AB7">
        <w:t xml:space="preserve">        for _ in range(</w:t>
      </w:r>
      <w:proofErr w:type="spellStart"/>
      <w:r w:rsidRPr="00897AB7">
        <w:t>attributes_count</w:t>
      </w:r>
      <w:proofErr w:type="spellEnd"/>
      <w:r w:rsidRPr="00897AB7">
        <w:t>):</w:t>
      </w:r>
    </w:p>
    <w:p w14:paraId="130B6952" w14:textId="77777777" w:rsidR="00897AB7" w:rsidRPr="00897AB7" w:rsidRDefault="00897AB7">
      <w:pPr>
        <w:pStyle w:val="-732"/>
      </w:pPr>
      <w:r w:rsidRPr="00897AB7">
        <w:t xml:space="preserve">            </w:t>
      </w:r>
      <w:proofErr w:type="spellStart"/>
      <w:r w:rsidRPr="00897AB7">
        <w:t>attribute_name</w:t>
      </w:r>
      <w:proofErr w:type="spellEnd"/>
      <w:r w:rsidRPr="00897AB7">
        <w:t xml:space="preserve"> = </w:t>
      </w:r>
      <w:proofErr w:type="spellStart"/>
      <w:proofErr w:type="gramStart"/>
      <w:r w:rsidRPr="00897AB7">
        <w:t>reader.read</w:t>
      </w:r>
      <w:proofErr w:type="gramEnd"/>
      <w:r w:rsidRPr="00897AB7">
        <w:t>_string</w:t>
      </w:r>
      <w:proofErr w:type="spellEnd"/>
      <w:r w:rsidRPr="00897AB7">
        <w:t>() or ""</w:t>
      </w:r>
    </w:p>
    <w:p w14:paraId="37D426C3" w14:textId="77777777" w:rsidR="00897AB7" w:rsidRPr="00897AB7" w:rsidRDefault="00897AB7">
      <w:pPr>
        <w:pStyle w:val="-732"/>
      </w:pPr>
      <w:r w:rsidRPr="00897AB7">
        <w:t xml:space="preserve">            </w:t>
      </w:r>
      <w:proofErr w:type="spellStart"/>
      <w:r w:rsidRPr="00897AB7">
        <w:t>attribute_type</w:t>
      </w:r>
      <w:proofErr w:type="spellEnd"/>
      <w:r w:rsidRPr="00897AB7">
        <w:t xml:space="preserve"> = </w:t>
      </w:r>
      <w:proofErr w:type="gramStart"/>
      <w:r w:rsidRPr="00897AB7">
        <w:t>reader.read</w:t>
      </w:r>
      <w:proofErr w:type="gramEnd"/>
      <w:r w:rsidRPr="00897AB7">
        <w:t>_u32()</w:t>
      </w:r>
    </w:p>
    <w:p w14:paraId="60DFD49D" w14:textId="77777777" w:rsidR="00897AB7" w:rsidRPr="00897AB7" w:rsidRDefault="00897AB7">
      <w:pPr>
        <w:pStyle w:val="-732"/>
      </w:pPr>
      <w:r w:rsidRPr="00897AB7">
        <w:t xml:space="preserve">            if </w:t>
      </w:r>
      <w:proofErr w:type="spellStart"/>
      <w:r w:rsidRPr="00897AB7">
        <w:t>attribute_type</w:t>
      </w:r>
      <w:proofErr w:type="spellEnd"/>
      <w:r w:rsidRPr="00897AB7">
        <w:t xml:space="preserve"> == 0:</w:t>
      </w:r>
    </w:p>
    <w:p w14:paraId="05EC79B5" w14:textId="77777777" w:rsidR="00897AB7" w:rsidRPr="00897AB7" w:rsidRDefault="00897AB7">
      <w:pPr>
        <w:pStyle w:val="-732"/>
      </w:pPr>
      <w:r w:rsidRPr="00897AB7">
        <w:t xml:space="preserve">                </w:t>
      </w:r>
      <w:proofErr w:type="spellStart"/>
      <w:r w:rsidRPr="00897AB7">
        <w:t>attribute_value</w:t>
      </w:r>
      <w:proofErr w:type="spellEnd"/>
      <w:r w:rsidRPr="00897AB7">
        <w:t xml:space="preserve">: str | int = </w:t>
      </w:r>
      <w:proofErr w:type="spellStart"/>
      <w:proofErr w:type="gramStart"/>
      <w:r w:rsidRPr="00897AB7">
        <w:t>reader.read</w:t>
      </w:r>
      <w:proofErr w:type="gramEnd"/>
      <w:r w:rsidRPr="00897AB7">
        <w:t>_string</w:t>
      </w:r>
      <w:proofErr w:type="spellEnd"/>
      <w:r w:rsidRPr="00897AB7">
        <w:t>() or ""</w:t>
      </w:r>
    </w:p>
    <w:p w14:paraId="5C05D318" w14:textId="77777777" w:rsidR="00897AB7" w:rsidRPr="00897AB7" w:rsidRDefault="00897AB7">
      <w:pPr>
        <w:pStyle w:val="-732"/>
      </w:pPr>
      <w:r w:rsidRPr="00897AB7">
        <w:t xml:space="preserve">            else:</w:t>
      </w:r>
    </w:p>
    <w:p w14:paraId="66801E5A" w14:textId="77777777" w:rsidR="00897AB7" w:rsidRPr="00897AB7" w:rsidRDefault="00897AB7">
      <w:pPr>
        <w:pStyle w:val="-732"/>
      </w:pPr>
      <w:r w:rsidRPr="00897AB7">
        <w:t xml:space="preserve">                </w:t>
      </w:r>
      <w:proofErr w:type="spellStart"/>
      <w:r w:rsidRPr="00897AB7">
        <w:t>attribute_value</w:t>
      </w:r>
      <w:proofErr w:type="spellEnd"/>
      <w:r w:rsidRPr="00897AB7">
        <w:t xml:space="preserve"> = </w:t>
      </w:r>
      <w:proofErr w:type="gramStart"/>
      <w:r w:rsidRPr="00897AB7">
        <w:t>reader.read</w:t>
      </w:r>
      <w:proofErr w:type="gramEnd"/>
      <w:r w:rsidRPr="00897AB7">
        <w:t>_u32()</w:t>
      </w:r>
    </w:p>
    <w:p w14:paraId="5C194C58" w14:textId="77777777" w:rsidR="00897AB7" w:rsidRPr="00897AB7" w:rsidRDefault="00897AB7">
      <w:pPr>
        <w:pStyle w:val="-732"/>
      </w:pPr>
      <w:r w:rsidRPr="00897AB7">
        <w:t xml:space="preserve">            </w:t>
      </w:r>
      <w:proofErr w:type="spellStart"/>
      <w:proofErr w:type="gramStart"/>
      <w:r w:rsidRPr="00897AB7">
        <w:t>attributes.append</w:t>
      </w:r>
      <w:proofErr w:type="spellEnd"/>
      <w:proofErr w:type="gramEnd"/>
      <w:r w:rsidRPr="00897AB7">
        <w:t>(</w:t>
      </w:r>
    </w:p>
    <w:p w14:paraId="5192AA27" w14:textId="77777777" w:rsidR="00897AB7" w:rsidRPr="00897AB7" w:rsidRDefault="00897AB7">
      <w:pPr>
        <w:pStyle w:val="-732"/>
      </w:pPr>
      <w:r w:rsidRPr="00897AB7">
        <w:t xml:space="preserve">                </w:t>
      </w:r>
      <w:proofErr w:type="spellStart"/>
      <w:proofErr w:type="gramStart"/>
      <w:r w:rsidRPr="00897AB7">
        <w:t>DecryptedAttribute</w:t>
      </w:r>
      <w:proofErr w:type="spellEnd"/>
      <w:r w:rsidRPr="00897AB7">
        <w:t>(</w:t>
      </w:r>
      <w:proofErr w:type="spellStart"/>
      <w:proofErr w:type="gramEnd"/>
      <w:r w:rsidRPr="00897AB7">
        <w:t>attribute_name</w:t>
      </w:r>
      <w:proofErr w:type="spellEnd"/>
      <w:r w:rsidRPr="00897AB7">
        <w:t xml:space="preserve">, </w:t>
      </w:r>
      <w:proofErr w:type="spellStart"/>
      <w:r w:rsidRPr="00897AB7">
        <w:t>attribute_type</w:t>
      </w:r>
      <w:proofErr w:type="spellEnd"/>
      <w:r w:rsidRPr="00897AB7">
        <w:t xml:space="preserve">, </w:t>
      </w:r>
      <w:proofErr w:type="spellStart"/>
      <w:r w:rsidRPr="00897AB7">
        <w:t>attribute_value</w:t>
      </w:r>
      <w:proofErr w:type="spellEnd"/>
      <w:r w:rsidRPr="00897AB7">
        <w:t>)</w:t>
      </w:r>
    </w:p>
    <w:p w14:paraId="62C78D0F" w14:textId="67A38E13" w:rsidR="00897AB7" w:rsidRPr="00897AB7" w:rsidRDefault="00897AB7">
      <w:pPr>
        <w:pStyle w:val="-732"/>
      </w:pPr>
      <w:r w:rsidRPr="00897AB7">
        <w:t xml:space="preserve">            )</w:t>
      </w:r>
    </w:p>
    <w:p w14:paraId="1C7B5C69" w14:textId="77777777" w:rsidR="00897AB7" w:rsidRPr="00897AB7" w:rsidRDefault="00897AB7">
      <w:pPr>
        <w:pStyle w:val="-732"/>
      </w:pPr>
      <w:r w:rsidRPr="00897AB7">
        <w:t xml:space="preserve">        </w:t>
      </w:r>
      <w:proofErr w:type="spellStart"/>
      <w:r w:rsidRPr="00897AB7">
        <w:t>acl_entries_count</w:t>
      </w:r>
      <w:proofErr w:type="spellEnd"/>
      <w:r w:rsidRPr="00897AB7">
        <w:t xml:space="preserve"> = </w:t>
      </w:r>
      <w:proofErr w:type="gramStart"/>
      <w:r w:rsidRPr="00897AB7">
        <w:t>reader.read</w:t>
      </w:r>
      <w:proofErr w:type="gramEnd"/>
      <w:r w:rsidRPr="00897AB7">
        <w:t>_u32()</w:t>
      </w:r>
    </w:p>
    <w:p w14:paraId="4394D819" w14:textId="77777777" w:rsidR="00897AB7" w:rsidRPr="00897AB7" w:rsidRDefault="00897AB7">
      <w:pPr>
        <w:pStyle w:val="-732"/>
      </w:pPr>
      <w:r w:rsidRPr="00897AB7">
        <w:t xml:space="preserve">        for _ in range(</w:t>
      </w:r>
      <w:proofErr w:type="spellStart"/>
      <w:r w:rsidRPr="00897AB7">
        <w:t>acl_entries_count</w:t>
      </w:r>
      <w:proofErr w:type="spellEnd"/>
      <w:r w:rsidRPr="00897AB7">
        <w:t>):</w:t>
      </w:r>
    </w:p>
    <w:p w14:paraId="40331A83" w14:textId="77777777" w:rsidR="00897AB7" w:rsidRPr="00897AB7" w:rsidRDefault="00897AB7">
      <w:pPr>
        <w:pStyle w:val="-732"/>
      </w:pPr>
      <w:r w:rsidRPr="00897AB7">
        <w:t xml:space="preserve">            </w:t>
      </w:r>
      <w:proofErr w:type="gramStart"/>
      <w:r w:rsidRPr="00897AB7">
        <w:t>reader.read</w:t>
      </w:r>
      <w:proofErr w:type="gramEnd"/>
      <w:r w:rsidRPr="00897AB7">
        <w:t xml:space="preserve">_u32()  # </w:t>
      </w:r>
      <w:proofErr w:type="spellStart"/>
      <w:r w:rsidRPr="00897AB7">
        <w:t>allowed_access_types</w:t>
      </w:r>
      <w:proofErr w:type="spellEnd"/>
    </w:p>
    <w:p w14:paraId="038CEEDB" w14:textId="77777777" w:rsidR="00897AB7" w:rsidRPr="00897AB7" w:rsidRDefault="00897AB7">
      <w:pPr>
        <w:pStyle w:val="-732"/>
      </w:pPr>
      <w:r w:rsidRPr="00897AB7">
        <w:t xml:space="preserve">            </w:t>
      </w:r>
      <w:proofErr w:type="spellStart"/>
      <w:proofErr w:type="gramStart"/>
      <w:r w:rsidRPr="00897AB7">
        <w:t>reader.read</w:t>
      </w:r>
      <w:proofErr w:type="gramEnd"/>
      <w:r w:rsidRPr="00897AB7">
        <w:t>_string</w:t>
      </w:r>
      <w:proofErr w:type="spellEnd"/>
      <w:r w:rsidRPr="00897AB7">
        <w:t xml:space="preserve">()  # </w:t>
      </w:r>
      <w:proofErr w:type="spellStart"/>
      <w:r w:rsidRPr="00897AB7">
        <w:t>application_display_name</w:t>
      </w:r>
      <w:proofErr w:type="spellEnd"/>
    </w:p>
    <w:p w14:paraId="50B4042D" w14:textId="77777777" w:rsidR="00897AB7" w:rsidRPr="00897AB7" w:rsidRDefault="00897AB7">
      <w:pPr>
        <w:pStyle w:val="-732"/>
      </w:pPr>
      <w:r w:rsidRPr="00897AB7">
        <w:t xml:space="preserve">            </w:t>
      </w:r>
      <w:proofErr w:type="spellStart"/>
      <w:proofErr w:type="gramStart"/>
      <w:r w:rsidRPr="00897AB7">
        <w:t>reader.read</w:t>
      </w:r>
      <w:proofErr w:type="gramEnd"/>
      <w:r w:rsidRPr="00897AB7">
        <w:t>_string</w:t>
      </w:r>
      <w:proofErr w:type="spellEnd"/>
      <w:r w:rsidRPr="00897AB7">
        <w:t xml:space="preserve">()  # </w:t>
      </w:r>
      <w:proofErr w:type="spellStart"/>
      <w:r w:rsidRPr="00897AB7">
        <w:t>application_path</w:t>
      </w:r>
      <w:proofErr w:type="spellEnd"/>
    </w:p>
    <w:p w14:paraId="25110A2A" w14:textId="77777777" w:rsidR="00897AB7" w:rsidRPr="00897AB7" w:rsidRDefault="00897AB7">
      <w:pPr>
        <w:pStyle w:val="-732"/>
      </w:pPr>
      <w:r w:rsidRPr="00897AB7">
        <w:t xml:space="preserve">            </w:t>
      </w:r>
      <w:proofErr w:type="spellStart"/>
      <w:proofErr w:type="gramStart"/>
      <w:r w:rsidRPr="00897AB7">
        <w:t>reader.read</w:t>
      </w:r>
      <w:proofErr w:type="gramEnd"/>
      <w:r w:rsidRPr="00897AB7">
        <w:t>_string</w:t>
      </w:r>
      <w:proofErr w:type="spellEnd"/>
      <w:r w:rsidRPr="00897AB7">
        <w:t xml:space="preserve">()  # </w:t>
      </w:r>
      <w:proofErr w:type="spellStart"/>
      <w:r w:rsidRPr="00897AB7">
        <w:t>reserved_string</w:t>
      </w:r>
      <w:proofErr w:type="spellEnd"/>
    </w:p>
    <w:p w14:paraId="19BFC29B" w14:textId="77777777" w:rsidR="00897AB7" w:rsidRPr="00897AB7" w:rsidRDefault="00897AB7">
      <w:pPr>
        <w:pStyle w:val="-732"/>
      </w:pPr>
      <w:r w:rsidRPr="00897AB7">
        <w:t xml:space="preserve">            </w:t>
      </w:r>
      <w:proofErr w:type="gramStart"/>
      <w:r w:rsidRPr="00897AB7">
        <w:t>reader.read</w:t>
      </w:r>
      <w:proofErr w:type="gramEnd"/>
      <w:r w:rsidRPr="00897AB7">
        <w:t xml:space="preserve">_u32()  # </w:t>
      </w:r>
      <w:proofErr w:type="spellStart"/>
      <w:r w:rsidRPr="00897AB7">
        <w:t>reserved_integer</w:t>
      </w:r>
      <w:proofErr w:type="spellEnd"/>
    </w:p>
    <w:p w14:paraId="6C996383" w14:textId="77777777" w:rsidR="00897AB7" w:rsidRPr="00897AB7" w:rsidRDefault="00897AB7">
      <w:pPr>
        <w:pStyle w:val="-732"/>
      </w:pPr>
    </w:p>
    <w:p w14:paraId="538B8310" w14:textId="77777777" w:rsidR="00897AB7" w:rsidRPr="00897AB7" w:rsidRDefault="00897AB7">
      <w:pPr>
        <w:pStyle w:val="-732"/>
      </w:pPr>
      <w:r w:rsidRPr="00897AB7">
        <w:t xml:space="preserve">        </w:t>
      </w:r>
      <w:proofErr w:type="spellStart"/>
      <w:r w:rsidRPr="00897AB7">
        <w:t>decrypted_</w:t>
      </w:r>
      <w:proofErr w:type="gramStart"/>
      <w:r w:rsidRPr="00897AB7">
        <w:t>items.append</w:t>
      </w:r>
      <w:proofErr w:type="spellEnd"/>
      <w:proofErr w:type="gramEnd"/>
      <w:r w:rsidRPr="00897AB7">
        <w:t>(</w:t>
      </w:r>
    </w:p>
    <w:p w14:paraId="2A2FDB00" w14:textId="77777777" w:rsidR="00897AB7" w:rsidRPr="00897AB7" w:rsidRDefault="00897AB7">
      <w:pPr>
        <w:pStyle w:val="-732"/>
      </w:pPr>
      <w:r w:rsidRPr="00897AB7">
        <w:t xml:space="preserve">            </w:t>
      </w:r>
      <w:proofErr w:type="spellStart"/>
      <w:proofErr w:type="gramStart"/>
      <w:r w:rsidRPr="00897AB7">
        <w:t>DecryptedItem</w:t>
      </w:r>
      <w:proofErr w:type="spellEnd"/>
      <w:r w:rsidRPr="00897AB7">
        <w:t>(</w:t>
      </w:r>
      <w:proofErr w:type="gramEnd"/>
    </w:p>
    <w:p w14:paraId="08F14ED8" w14:textId="77777777" w:rsidR="00897AB7" w:rsidRPr="00897AB7" w:rsidRDefault="00897AB7">
      <w:pPr>
        <w:pStyle w:val="-732"/>
      </w:pPr>
      <w:r w:rsidRPr="00897AB7">
        <w:t xml:space="preserve">                </w:t>
      </w:r>
      <w:proofErr w:type="spellStart"/>
      <w:r w:rsidRPr="00897AB7">
        <w:t>item_id</w:t>
      </w:r>
      <w:proofErr w:type="spellEnd"/>
      <w:r w:rsidRPr="00897AB7">
        <w:t>=0,</w:t>
      </w:r>
    </w:p>
    <w:p w14:paraId="2C6A5EA8" w14:textId="77777777" w:rsidR="00897AB7" w:rsidRPr="00897AB7" w:rsidRDefault="00897AB7">
      <w:pPr>
        <w:pStyle w:val="-732"/>
      </w:pPr>
      <w:r w:rsidRPr="00897AB7">
        <w:t xml:space="preserve">                </w:t>
      </w:r>
      <w:proofErr w:type="spellStart"/>
      <w:r w:rsidRPr="00897AB7">
        <w:t>display_name</w:t>
      </w:r>
      <w:proofErr w:type="spellEnd"/>
      <w:r w:rsidRPr="00897AB7">
        <w:t>=</w:t>
      </w:r>
      <w:proofErr w:type="spellStart"/>
      <w:r w:rsidRPr="00897AB7">
        <w:t>display_name</w:t>
      </w:r>
      <w:proofErr w:type="spellEnd"/>
      <w:r w:rsidRPr="00897AB7">
        <w:t>,</w:t>
      </w:r>
    </w:p>
    <w:p w14:paraId="07BE10A0" w14:textId="77777777" w:rsidR="00897AB7" w:rsidRPr="00897AB7" w:rsidRDefault="00897AB7" w:rsidP="001C0D39">
      <w:pPr>
        <w:pStyle w:val="-732"/>
      </w:pPr>
      <w:r w:rsidRPr="00897AB7">
        <w:t xml:space="preserve">                secret=secret,</w:t>
      </w:r>
    </w:p>
    <w:p w14:paraId="21908971" w14:textId="77777777" w:rsidR="00897AB7" w:rsidRPr="00897AB7" w:rsidRDefault="00897AB7" w:rsidP="001C0D39">
      <w:pPr>
        <w:pStyle w:val="-732"/>
      </w:pPr>
      <w:r w:rsidRPr="00897AB7">
        <w:t xml:space="preserve">                </w:t>
      </w:r>
      <w:proofErr w:type="spellStart"/>
      <w:r w:rsidRPr="00897AB7">
        <w:t>ctime</w:t>
      </w:r>
      <w:proofErr w:type="spellEnd"/>
      <w:r w:rsidRPr="00897AB7">
        <w:t>=</w:t>
      </w:r>
      <w:proofErr w:type="spellStart"/>
      <w:r w:rsidRPr="00897AB7">
        <w:t>creation_time</w:t>
      </w:r>
      <w:proofErr w:type="spellEnd"/>
      <w:r w:rsidRPr="00897AB7">
        <w:t>,</w:t>
      </w:r>
    </w:p>
    <w:p w14:paraId="40F57A2F" w14:textId="77777777" w:rsidR="00897AB7" w:rsidRPr="00897AB7" w:rsidRDefault="00897AB7" w:rsidP="001C0D39">
      <w:pPr>
        <w:pStyle w:val="-732"/>
      </w:pPr>
      <w:r w:rsidRPr="00897AB7">
        <w:t xml:space="preserve">                </w:t>
      </w:r>
      <w:proofErr w:type="spellStart"/>
      <w:r w:rsidRPr="00897AB7">
        <w:t>mtime</w:t>
      </w:r>
      <w:proofErr w:type="spellEnd"/>
      <w:r w:rsidRPr="00897AB7">
        <w:t>=</w:t>
      </w:r>
      <w:proofErr w:type="spellStart"/>
      <w:r w:rsidRPr="00897AB7">
        <w:t>modification_time</w:t>
      </w:r>
      <w:proofErr w:type="spellEnd"/>
      <w:r w:rsidRPr="00897AB7">
        <w:t>,</w:t>
      </w:r>
    </w:p>
    <w:p w14:paraId="245D3784" w14:textId="77777777" w:rsidR="00897AB7" w:rsidRPr="00897AB7" w:rsidRDefault="00897AB7" w:rsidP="001C0D39">
      <w:pPr>
        <w:pStyle w:val="-732"/>
      </w:pPr>
      <w:r w:rsidRPr="00897AB7">
        <w:t xml:space="preserve">                attributes=attributes,</w:t>
      </w:r>
    </w:p>
    <w:p w14:paraId="27277FA6" w14:textId="77777777" w:rsidR="00897AB7" w:rsidRPr="00F12AA2" w:rsidRDefault="00897AB7" w:rsidP="004575D2">
      <w:pPr>
        <w:pStyle w:val="-732"/>
        <w:rPr>
          <w:lang w:val="ru-RU"/>
        </w:rPr>
      </w:pPr>
      <w:r w:rsidRPr="00897AB7">
        <w:t xml:space="preserve">            </w:t>
      </w:r>
      <w:r w:rsidRPr="00F12AA2">
        <w:rPr>
          <w:lang w:val="ru-RU"/>
        </w:rPr>
        <w:t>)</w:t>
      </w:r>
    </w:p>
    <w:p w14:paraId="3158BBBA" w14:textId="77777777" w:rsidR="00897AB7" w:rsidRPr="00F12AA2" w:rsidRDefault="00897AB7" w:rsidP="004575D2">
      <w:pPr>
        <w:pStyle w:val="-732"/>
        <w:rPr>
          <w:lang w:val="ru-RU"/>
        </w:rPr>
      </w:pPr>
      <w:r w:rsidRPr="00F12AA2">
        <w:rPr>
          <w:lang w:val="ru-RU"/>
        </w:rPr>
        <w:t xml:space="preserve">        )</w:t>
      </w:r>
    </w:p>
    <w:p w14:paraId="34269FCB" w14:textId="77777777" w:rsidR="00897AB7" w:rsidRPr="00F12AA2" w:rsidRDefault="00897AB7" w:rsidP="004575D2">
      <w:pPr>
        <w:pStyle w:val="-732"/>
        <w:rPr>
          <w:lang w:val="ru-RU"/>
        </w:rPr>
      </w:pPr>
    </w:p>
    <w:p w14:paraId="3F1D3E17" w14:textId="088E6B96" w:rsidR="00897AB7" w:rsidRPr="00F12AA2" w:rsidRDefault="00897AB7" w:rsidP="004575D2">
      <w:pPr>
        <w:pStyle w:val="-732"/>
        <w:rPr>
          <w:lang w:val="ru-RU"/>
        </w:rPr>
      </w:pPr>
      <w:r w:rsidRPr="00F12AA2">
        <w:rPr>
          <w:lang w:val="ru-RU"/>
        </w:rPr>
        <w:t xml:space="preserve">    </w:t>
      </w:r>
      <w:r>
        <w:t>return</w:t>
      </w:r>
      <w:r w:rsidRPr="00F12AA2">
        <w:rPr>
          <w:lang w:val="ru-RU"/>
        </w:rPr>
        <w:t xml:space="preserve"> </w:t>
      </w:r>
      <w:r>
        <w:t>decrypted</w:t>
      </w:r>
      <w:r w:rsidRPr="00F12AA2">
        <w:rPr>
          <w:lang w:val="ru-RU"/>
        </w:rPr>
        <w:t>_</w:t>
      </w:r>
      <w:r>
        <w:t>items</w:t>
      </w:r>
    </w:p>
    <w:p w14:paraId="5AC2168F" w14:textId="77777777" w:rsidR="00897AB7" w:rsidRDefault="00897AB7" w:rsidP="00897AB7"/>
    <w:p w14:paraId="2D4D60EB" w14:textId="77777777" w:rsidR="00595F93" w:rsidRDefault="00595F93" w:rsidP="00595F93">
      <w:r>
        <w:t xml:space="preserve">Функция </w:t>
      </w:r>
      <w:proofErr w:type="spellStart"/>
      <w:r>
        <w:t>decrypt_and_verify</w:t>
      </w:r>
      <w:proofErr w:type="spellEnd"/>
      <w:r>
        <w:t xml:space="preserve"> совмещает расшифровку и верификацию в одной операции: после расшифровки блока вычисляется MD5 от </w:t>
      </w:r>
      <w:proofErr w:type="spellStart"/>
      <w:r>
        <w:t>payload</w:t>
      </w:r>
      <w:proofErr w:type="spellEnd"/>
      <w:r>
        <w:t xml:space="preserve"> (всего содержимого, кроме первых 16 байт) и сравнивается с хранящимся в первых 16 байтах расшифрованного блока значением. Несовпадение однозначно свидетельствует о неверном мастер-пароле и является сигналом для прекращения дальнейшей обработки. Совпадение означает, что расшифровка выполнена корректно, и </w:t>
      </w:r>
      <w:proofErr w:type="spellStart"/>
      <w:r>
        <w:t>payload</w:t>
      </w:r>
      <w:proofErr w:type="spellEnd"/>
      <w:r>
        <w:t xml:space="preserve"> передаётся во второй этап парсера для извлечения секретов в открытом виде.</w:t>
      </w:r>
    </w:p>
    <w:p w14:paraId="0C8BDD0F" w14:textId="5596231C" w:rsidR="00595F93" w:rsidRDefault="00595F93" w:rsidP="00595F93">
      <w:r>
        <w:t xml:space="preserve">Следует отметить, что, как было показано в разделе 1.4.3, используемый MD5-хеш не является криптографической функцией аутентификации сообщений (MAC): атакующий, знающий мастер-пароль, может подменить содержимое хранилища и пересчитать корректный MD5. Однако в рамках задачи настоящей работы </w:t>
      </w:r>
      <w:r w:rsidR="006701CC" w:rsidRPr="000D7D55">
        <w:t>–</w:t>
      </w:r>
      <w:r>
        <w:t xml:space="preserve"> расшифровки при известном легитимном мастер-пароле </w:t>
      </w:r>
      <w:r w:rsidR="00DB337A" w:rsidRPr="000D7D55">
        <w:t>–</w:t>
      </w:r>
      <w:r>
        <w:t xml:space="preserve"> этот механизм выполняет свою функцию: обнаружение неверного пароля и случайного повреждения файла.</w:t>
      </w:r>
    </w:p>
    <w:p w14:paraId="7B3A4597" w14:textId="6CAC3913" w:rsidR="00703150" w:rsidRDefault="00595F93" w:rsidP="00595F93">
      <w:r>
        <w:t>Нулевое дополнение (</w:t>
      </w:r>
      <w:proofErr w:type="spellStart"/>
      <w:r>
        <w:t>zero</w:t>
      </w:r>
      <w:proofErr w:type="spellEnd"/>
      <w:r>
        <w:t xml:space="preserve"> </w:t>
      </w:r>
      <w:proofErr w:type="spellStart"/>
      <w:r>
        <w:t>padding</w:t>
      </w:r>
      <w:proofErr w:type="spellEnd"/>
      <w:r>
        <w:t xml:space="preserve">) в конце расшифрованного блока отбрасывается автоматически: разбор </w:t>
      </w:r>
      <w:proofErr w:type="spellStart"/>
      <w:r>
        <w:t>payload</w:t>
      </w:r>
      <w:proofErr w:type="spellEnd"/>
      <w:r>
        <w:t xml:space="preserve"> завершается после чтения последней записи по счётчику </w:t>
      </w:r>
      <w:proofErr w:type="spellStart"/>
      <w:r>
        <w:t>num_items</w:t>
      </w:r>
      <w:proofErr w:type="spellEnd"/>
      <w:r>
        <w:t>, и нулевые байты дополнения до следующей 16-байтовой границы не читаются и не интерпретируются.</w:t>
      </w:r>
      <w:r w:rsidR="00703150">
        <w:t>, поскольку разбор завершается после чтения последней записи по счётчику.</w:t>
      </w:r>
    </w:p>
    <w:p w14:paraId="058C99C9" w14:textId="03875050" w:rsidR="00703150" w:rsidRDefault="00703150" w:rsidP="00703150">
      <w:r>
        <w:t xml:space="preserve">2.1.4 </w:t>
      </w:r>
      <w:r w:rsidR="00595F93">
        <w:t xml:space="preserve">Генерация </w:t>
      </w:r>
      <w:proofErr w:type="spellStart"/>
      <w:r w:rsidR="00595F93">
        <w:t>хеша</w:t>
      </w:r>
      <w:proofErr w:type="spellEnd"/>
      <w:r w:rsidR="00595F93">
        <w:t xml:space="preserve"> для </w:t>
      </w:r>
      <w:commentRangeStart w:id="553"/>
      <w:proofErr w:type="spellStart"/>
      <w:r w:rsidR="00595F93">
        <w:t>John</w:t>
      </w:r>
      <w:proofErr w:type="spellEnd"/>
      <w:r w:rsidR="00595F93">
        <w:t xml:space="preserve"> </w:t>
      </w:r>
      <w:proofErr w:type="spellStart"/>
      <w:r w:rsidR="00595F93">
        <w:t>the</w:t>
      </w:r>
      <w:proofErr w:type="spellEnd"/>
      <w:r w:rsidR="00595F93">
        <w:t xml:space="preserve"> </w:t>
      </w:r>
      <w:proofErr w:type="spellStart"/>
      <w:r w:rsidR="00595F93">
        <w:t>Ripper</w:t>
      </w:r>
      <w:commentRangeEnd w:id="553"/>
      <w:proofErr w:type="spellEnd"/>
      <w:r w:rsidR="007C7867">
        <w:rPr>
          <w:rStyle w:val="afc"/>
        </w:rPr>
        <w:commentReference w:id="553"/>
      </w:r>
    </w:p>
    <w:p w14:paraId="1BE0CDB1" w14:textId="77777777" w:rsidR="00595F93" w:rsidRDefault="00595F93" w:rsidP="00A265C5">
      <w:r>
        <w:t xml:space="preserve">Дополнительной функцией инструмента является генерация строки </w:t>
      </w:r>
      <w:proofErr w:type="spellStart"/>
      <w:r>
        <w:t>хеша</w:t>
      </w:r>
      <w:proofErr w:type="spellEnd"/>
      <w:r>
        <w:t xml:space="preserve"> в формате, совместимом с модулем </w:t>
      </w:r>
      <w:proofErr w:type="spellStart"/>
      <w:r>
        <w:t>keyring</w:t>
      </w:r>
      <w:proofErr w:type="spellEnd"/>
      <w:r>
        <w:t xml:space="preserve"> в </w:t>
      </w:r>
      <w:proofErr w:type="spellStart"/>
      <w:r>
        <w:t>John</w:t>
      </w:r>
      <w:proofErr w:type="spellEnd"/>
      <w:r>
        <w:t xml:space="preserve"> </w:t>
      </w:r>
      <w:proofErr w:type="spellStart"/>
      <w:r>
        <w:t>the</w:t>
      </w:r>
      <w:proofErr w:type="spellEnd"/>
      <w:r>
        <w:t xml:space="preserve"> </w:t>
      </w:r>
      <w:proofErr w:type="spellStart"/>
      <w:r>
        <w:t>Ripper</w:t>
      </w:r>
      <w:proofErr w:type="spellEnd"/>
      <w:r>
        <w:t xml:space="preserve"> </w:t>
      </w:r>
      <w:proofErr w:type="spellStart"/>
      <w:r>
        <w:t>Jumbo</w:t>
      </w:r>
      <w:proofErr w:type="spellEnd"/>
      <w:r>
        <w:t xml:space="preserve">. Строка формируется из числа итераций KDF, соли в шестнадцатеричном представлении и зашифрованного блока в шестнадцатеричном представлении, разделённых символом-разделителем. Это позволяет использовать инструмент для демонстрации практической применимости атаки перебором к файлам </w:t>
      </w:r>
      <w:proofErr w:type="spellStart"/>
      <w:proofErr w:type="gramStart"/>
      <w:r>
        <w:t>login.keyring</w:t>
      </w:r>
      <w:proofErr w:type="spellEnd"/>
      <w:proofErr w:type="gramEnd"/>
      <w:r>
        <w:t>, что непосредственно подтверждает выводы раздела 1.4.4 о недостаточном числе итераций KDF.</w:t>
      </w:r>
    </w:p>
    <w:p w14:paraId="037826EB" w14:textId="15D13C93" w:rsidR="001B1CBC" w:rsidRDefault="00595F93" w:rsidP="00A265C5">
      <w:r>
        <w:t xml:space="preserve">Как отмечено в разделе 1.3.7, стандартная сборка </w:t>
      </w:r>
      <w:proofErr w:type="spellStart"/>
      <w:r>
        <w:t>John</w:t>
      </w:r>
      <w:proofErr w:type="spellEnd"/>
      <w:r>
        <w:t xml:space="preserve"> </w:t>
      </w:r>
      <w:proofErr w:type="spellStart"/>
      <w:r>
        <w:t>the</w:t>
      </w:r>
      <w:proofErr w:type="spellEnd"/>
      <w:r>
        <w:t xml:space="preserve"> </w:t>
      </w:r>
      <w:proofErr w:type="spellStart"/>
      <w:r>
        <w:t>Ripper</w:t>
      </w:r>
      <w:proofErr w:type="spellEnd"/>
      <w:r>
        <w:t xml:space="preserve"> содержит ограничение на длину строки </w:t>
      </w:r>
      <w:proofErr w:type="spellStart"/>
      <w:r>
        <w:t>хеша</w:t>
      </w:r>
      <w:proofErr w:type="spellEnd"/>
      <w:r>
        <w:t xml:space="preserve">: константа </w:t>
      </w:r>
      <w:r w:rsidRPr="001B1CBC">
        <w:rPr>
          <w:rFonts w:ascii="Courier New" w:hAnsi="Courier New" w:cs="Courier New"/>
          <w:sz w:val="24"/>
          <w:szCs w:val="24"/>
        </w:rPr>
        <w:t>LINE_BUFFER_SIZE</w:t>
      </w:r>
      <w:r>
        <w:t xml:space="preserve"> установлена в значение 1216 байт, тогда как шестнадцатеричное представление зашифрованного блока реального файла </w:t>
      </w:r>
      <w:proofErr w:type="spellStart"/>
      <w:proofErr w:type="gramStart"/>
      <w:r>
        <w:t>login.keyring</w:t>
      </w:r>
      <w:proofErr w:type="spellEnd"/>
      <w:proofErr w:type="gramEnd"/>
      <w:r>
        <w:t xml:space="preserve"> занимает от 4000 до 10000 символов. При превышении этого предела строка </w:t>
      </w:r>
      <w:proofErr w:type="spellStart"/>
      <w:r>
        <w:t>хеша</w:t>
      </w:r>
      <w:proofErr w:type="spellEnd"/>
      <w:r>
        <w:t xml:space="preserve"> молча отвергается на этапе загрузки, без какого-либо диагностического сообщения. Решением является </w:t>
      </w:r>
      <w:proofErr w:type="spellStart"/>
      <w:r>
        <w:t>пересборка</w:t>
      </w:r>
      <w:proofErr w:type="spellEnd"/>
      <w:r>
        <w:t xml:space="preserve"> </w:t>
      </w:r>
      <w:proofErr w:type="spellStart"/>
      <w:r>
        <w:t>John</w:t>
      </w:r>
      <w:proofErr w:type="spellEnd"/>
      <w:r>
        <w:t xml:space="preserve"> </w:t>
      </w:r>
      <w:proofErr w:type="spellStart"/>
      <w:r>
        <w:t>the</w:t>
      </w:r>
      <w:proofErr w:type="spellEnd"/>
      <w:r>
        <w:t xml:space="preserve"> </w:t>
      </w:r>
      <w:proofErr w:type="spellStart"/>
      <w:r>
        <w:t>Ripper</w:t>
      </w:r>
      <w:proofErr w:type="spellEnd"/>
      <w:r>
        <w:t xml:space="preserve"> с увеличенным значением константы в файле </w:t>
      </w:r>
      <w:proofErr w:type="spellStart"/>
      <w:r>
        <w:t>src</w:t>
      </w:r>
      <w:proofErr w:type="spellEnd"/>
      <w:r>
        <w:t>/</w:t>
      </w:r>
      <w:proofErr w:type="spellStart"/>
      <w:r>
        <w:t>param</w:t>
      </w:r>
      <w:proofErr w:type="spellEnd"/>
      <w:ins w:id="554" w:author="anonymous" w:date="2026-06-18T17:47:00Z">
        <w:r w:rsidR="007C7867">
          <w:t>.</w:t>
        </w:r>
      </w:ins>
    </w:p>
    <w:p w14:paraId="588582AF" w14:textId="105DB281" w:rsidR="00A265C5" w:rsidRPr="001B1CBC" w:rsidRDefault="00A265C5" w:rsidP="001B1CBC">
      <w:pPr>
        <w:pStyle w:val="732-5"/>
        <w:rPr>
          <w:lang w:val="ru-RU"/>
        </w:rPr>
      </w:pPr>
      <w:r w:rsidRPr="001B1CBC">
        <w:rPr>
          <w:lang w:val="ru-RU"/>
        </w:rPr>
        <w:t xml:space="preserve">Листинг 2.3 </w:t>
      </w:r>
      <w:r w:rsidR="008C558A" w:rsidRPr="008C558A">
        <w:rPr>
          <w:rFonts w:eastAsia="Times New Roman"/>
          <w:lang w:val="ru-RU"/>
        </w:rPr>
        <w:t>–</w:t>
      </w:r>
      <w:r w:rsidRPr="001B1CBC">
        <w:rPr>
          <w:lang w:val="ru-RU"/>
        </w:rPr>
        <w:t xml:space="preserve"> Изменение константы </w:t>
      </w:r>
      <w:r w:rsidRPr="001B1CBC">
        <w:rPr>
          <w:rFonts w:ascii="Courier New" w:hAnsi="Courier New" w:cs="Courier New"/>
          <w:sz w:val="24"/>
          <w:szCs w:val="24"/>
        </w:rPr>
        <w:t>LINE</w:t>
      </w:r>
      <w:r w:rsidRPr="001B1CBC">
        <w:rPr>
          <w:rFonts w:ascii="Courier New" w:hAnsi="Courier New" w:cs="Courier New"/>
          <w:sz w:val="24"/>
          <w:szCs w:val="24"/>
          <w:lang w:val="ru-RU"/>
        </w:rPr>
        <w:t>_</w:t>
      </w:r>
      <w:r w:rsidRPr="001B1CBC">
        <w:rPr>
          <w:rFonts w:ascii="Courier New" w:hAnsi="Courier New" w:cs="Courier New"/>
          <w:sz w:val="24"/>
          <w:szCs w:val="24"/>
        </w:rPr>
        <w:t>BUFFER</w:t>
      </w:r>
      <w:r w:rsidRPr="001B1CBC">
        <w:rPr>
          <w:rFonts w:ascii="Courier New" w:hAnsi="Courier New" w:cs="Courier New"/>
          <w:sz w:val="24"/>
          <w:szCs w:val="24"/>
          <w:lang w:val="ru-RU"/>
        </w:rPr>
        <w:t>_</w:t>
      </w:r>
      <w:r w:rsidRPr="001B1CBC">
        <w:rPr>
          <w:rFonts w:ascii="Courier New" w:hAnsi="Courier New" w:cs="Courier New"/>
          <w:sz w:val="24"/>
          <w:szCs w:val="24"/>
        </w:rPr>
        <w:t>SIZE</w:t>
      </w:r>
      <w:r w:rsidRPr="001B1CBC">
        <w:rPr>
          <w:lang w:val="ru-RU"/>
        </w:rPr>
        <w:t xml:space="preserve"> и </w:t>
      </w:r>
      <w:proofErr w:type="spellStart"/>
      <w:r w:rsidRPr="001B1CBC">
        <w:rPr>
          <w:lang w:val="ru-RU"/>
        </w:rPr>
        <w:t>пересборка</w:t>
      </w:r>
      <w:proofErr w:type="spellEnd"/>
      <w:r w:rsidRPr="001B1CBC">
        <w:rPr>
          <w:lang w:val="ru-RU"/>
        </w:rPr>
        <w:t xml:space="preserve"> </w:t>
      </w:r>
      <w:commentRangeStart w:id="555"/>
      <w:r>
        <w:t>John</w:t>
      </w:r>
      <w:r w:rsidRPr="001B1CBC">
        <w:rPr>
          <w:lang w:val="ru-RU"/>
        </w:rPr>
        <w:t xml:space="preserve"> </w:t>
      </w:r>
      <w:r>
        <w:t>the</w:t>
      </w:r>
      <w:r w:rsidRPr="001B1CBC">
        <w:rPr>
          <w:lang w:val="ru-RU"/>
        </w:rPr>
        <w:t xml:space="preserve"> </w:t>
      </w:r>
      <w:r>
        <w:t>Ripper</w:t>
      </w:r>
      <w:commentRangeEnd w:id="555"/>
      <w:r w:rsidR="007C7867">
        <w:rPr>
          <w:rStyle w:val="afc"/>
          <w:lang w:val="ru-RU"/>
        </w:rPr>
        <w:commentReference w:id="555"/>
      </w:r>
    </w:p>
    <w:p w14:paraId="14F35BBA" w14:textId="77777777" w:rsidR="00A265C5" w:rsidRPr="00A265C5" w:rsidRDefault="00A265C5" w:rsidP="001C0D39">
      <w:pPr>
        <w:pStyle w:val="-732"/>
      </w:pPr>
      <w:r w:rsidRPr="00A265C5">
        <w:t xml:space="preserve">c/* </w:t>
      </w:r>
      <w:proofErr w:type="spellStart"/>
      <w:r w:rsidRPr="00A265C5">
        <w:t>src</w:t>
      </w:r>
      <w:proofErr w:type="spellEnd"/>
      <w:r w:rsidRPr="00A265C5">
        <w:t>/</w:t>
      </w:r>
      <w:proofErr w:type="spellStart"/>
      <w:r w:rsidRPr="00A265C5">
        <w:t>params.h</w:t>
      </w:r>
      <w:proofErr w:type="spellEnd"/>
      <w:r w:rsidRPr="00A265C5">
        <w:t xml:space="preserve"> */</w:t>
      </w:r>
    </w:p>
    <w:p w14:paraId="5712B47A" w14:textId="77777777" w:rsidR="00A265C5" w:rsidRPr="00A265C5" w:rsidRDefault="00A265C5" w:rsidP="001C0D39">
      <w:pPr>
        <w:pStyle w:val="-732"/>
      </w:pPr>
      <w:r w:rsidRPr="00A265C5">
        <w:t>#define LINE_BUFFER_SIZE (0x2000 + PLAINTEXT_BUFFER_SIZE)</w:t>
      </w:r>
    </w:p>
    <w:p w14:paraId="722BDF4A" w14:textId="1A7E3DED" w:rsidR="001B1CBC" w:rsidRDefault="00A265C5" w:rsidP="004575D2">
      <w:pPr>
        <w:pStyle w:val="-732"/>
      </w:pPr>
      <w:proofErr w:type="spellStart"/>
      <w:r w:rsidRPr="00A265C5">
        <w:t>bashcd</w:t>
      </w:r>
      <w:proofErr w:type="spellEnd"/>
      <w:r w:rsidRPr="00A265C5">
        <w:t xml:space="preserve"> john-jumbo/</w:t>
      </w:r>
      <w:proofErr w:type="spellStart"/>
      <w:r w:rsidRPr="00A265C5">
        <w:t>src</w:t>
      </w:r>
      <w:proofErr w:type="spellEnd"/>
      <w:r w:rsidRPr="00A265C5">
        <w:t xml:space="preserve"> &amp;&amp; make -</w:t>
      </w:r>
      <w:proofErr w:type="spellStart"/>
      <w:r w:rsidRPr="00A265C5">
        <w:t>sj</w:t>
      </w:r>
      <w:proofErr w:type="spellEnd"/>
      <w:r w:rsidRPr="00A265C5">
        <w:t>$(</w:t>
      </w:r>
      <w:proofErr w:type="spellStart"/>
      <w:r w:rsidRPr="00A265C5">
        <w:t>nproc</w:t>
      </w:r>
      <w:proofErr w:type="spellEnd"/>
      <w:r w:rsidRPr="00A265C5">
        <w:t>)</w:t>
      </w:r>
    </w:p>
    <w:p w14:paraId="781A7793" w14:textId="77777777" w:rsidR="001B1CBC" w:rsidRPr="001B1CBC" w:rsidRDefault="001B1CBC" w:rsidP="001B1CBC">
      <w:pPr>
        <w:rPr>
          <w:lang w:val="en-US"/>
        </w:rPr>
      </w:pPr>
    </w:p>
    <w:p w14:paraId="1A1FFB43" w14:textId="1538F3C3" w:rsidR="00595F93" w:rsidRDefault="00A265C5" w:rsidP="001B1CBC">
      <w:r>
        <w:t xml:space="preserve">После </w:t>
      </w:r>
      <w:proofErr w:type="spellStart"/>
      <w:r>
        <w:t>пересборки</w:t>
      </w:r>
      <w:proofErr w:type="spellEnd"/>
      <w:r>
        <w:t xml:space="preserve"> </w:t>
      </w:r>
      <w:proofErr w:type="spellStart"/>
      <w:r>
        <w:t>John</w:t>
      </w:r>
      <w:proofErr w:type="spellEnd"/>
      <w:r>
        <w:t xml:space="preserve"> </w:t>
      </w:r>
      <w:proofErr w:type="spellStart"/>
      <w:r>
        <w:t>the</w:t>
      </w:r>
      <w:proofErr w:type="spellEnd"/>
      <w:r>
        <w:t xml:space="preserve"> </w:t>
      </w:r>
      <w:proofErr w:type="spellStart"/>
      <w:r>
        <w:t>Ripper</w:t>
      </w:r>
      <w:proofErr w:type="spellEnd"/>
      <w:r>
        <w:t xml:space="preserve"> корректно загружает сгенерированный </w:t>
      </w:r>
      <w:proofErr w:type="spellStart"/>
      <w:r>
        <w:t>хеш</w:t>
      </w:r>
      <w:proofErr w:type="spellEnd"/>
      <w:r>
        <w:t xml:space="preserve"> и выполняет атаку по словарю, что было верифицировано в ходе тестирования, описанного в разделе </w:t>
      </w:r>
      <w:commentRangeStart w:id="556"/>
      <w:r>
        <w:t>2.2.</w:t>
      </w:r>
      <w:r w:rsidR="005D75F9">
        <w:rPr>
          <w:lang w:val="en-US"/>
        </w:rPr>
        <w:t>X</w:t>
      </w:r>
      <w:r w:rsidR="00595F93">
        <w:t>.h</w:t>
      </w:r>
      <w:commentRangeEnd w:id="556"/>
      <w:r w:rsidR="007C7867">
        <w:rPr>
          <w:rStyle w:val="afc"/>
        </w:rPr>
        <w:commentReference w:id="556"/>
      </w:r>
      <w:commentRangeStart w:id="557"/>
      <w:r w:rsidR="00595F93">
        <w:t>:</w:t>
      </w:r>
      <w:commentRangeEnd w:id="557"/>
      <w:r w:rsidR="00187021">
        <w:rPr>
          <w:rStyle w:val="afc"/>
        </w:rPr>
        <w:commentReference w:id="557"/>
      </w:r>
    </w:p>
    <w:p w14:paraId="3974DFED" w14:textId="77777777" w:rsidR="00C556AB" w:rsidRDefault="00C556AB" w:rsidP="00C556AB">
      <w:pPr>
        <w:pStyle w:val="1"/>
      </w:pPr>
      <w:bookmarkStart w:id="558" w:name="_Toc209178007"/>
      <w:bookmarkStart w:id="559" w:name="_Toc232584317"/>
      <w:commentRangeStart w:id="560"/>
      <w:r w:rsidRPr="00D657FB">
        <w:t>Список источников</w:t>
      </w:r>
      <w:bookmarkEnd w:id="558"/>
      <w:bookmarkEnd w:id="559"/>
      <w:commentRangeEnd w:id="560"/>
      <w:r w:rsidR="00187021">
        <w:rPr>
          <w:rStyle w:val="afc"/>
          <w:rFonts w:eastAsiaTheme="minorEastAsia" w:cstheme="minorBidi"/>
          <w:b w:val="0"/>
          <w:bCs w:val="0"/>
          <w:smallCaps w:val="0"/>
        </w:rPr>
        <w:commentReference w:id="560"/>
      </w:r>
    </w:p>
    <w:p w14:paraId="53BF5253" w14:textId="7D39B19B" w:rsidR="00C556AB" w:rsidRDefault="00E15B98" w:rsidP="00C556AB">
      <w:pPr>
        <w:pStyle w:val="a"/>
        <w:numPr>
          <w:ilvl w:val="0"/>
          <w:numId w:val="16"/>
        </w:numPr>
        <w:ind w:left="0" w:firstLine="567"/>
      </w:pPr>
      <w:bookmarkStart w:id="561" w:name="ref1"/>
      <w:r w:rsidRPr="00E15B98">
        <w:rPr>
          <w:lang w:val="en-US"/>
        </w:rPr>
        <w:t>OASIS. PKCS #11 Cryptographic Token Interface Base Specification Version 3.0 [</w:t>
      </w:r>
      <w:r w:rsidRPr="00E15B98">
        <w:t>Электронный</w:t>
      </w:r>
      <w:r w:rsidRPr="00E15B98">
        <w:rPr>
          <w:lang w:val="en-US"/>
        </w:rPr>
        <w:t xml:space="preserve"> </w:t>
      </w:r>
      <w:r w:rsidRPr="00E15B98">
        <w:t>ресурс</w:t>
      </w:r>
      <w:r w:rsidRPr="00E15B98">
        <w:rPr>
          <w:lang w:val="en-US"/>
        </w:rPr>
        <w:t xml:space="preserve">]. </w:t>
      </w:r>
      <w:r w:rsidRPr="00E15B98">
        <w:t>URL: https://docs.oasis-open.org/pkcs11/pkcs11-base/v3.0/os/pkcs11-base-v3.0-os.html (дата обращения: 1</w:t>
      </w:r>
      <w:r w:rsidR="00FD1624" w:rsidRPr="00FD1624">
        <w:t>1</w:t>
      </w:r>
      <w:r w:rsidRPr="00E15B98">
        <w:t>.0</w:t>
      </w:r>
      <w:r w:rsidR="00FD1624" w:rsidRPr="00FD1624">
        <w:t>5</w:t>
      </w:r>
      <w:r w:rsidRPr="00E15B98">
        <w:t>.2026).</w:t>
      </w:r>
    </w:p>
    <w:p w14:paraId="58DF2EAD" w14:textId="77777777" w:rsidR="00745E56" w:rsidRDefault="00745E56" w:rsidP="00C556AB">
      <w:pPr>
        <w:pStyle w:val="a"/>
        <w:ind w:left="0" w:firstLine="567"/>
      </w:pPr>
      <w:bookmarkStart w:id="562" w:name="ref2"/>
      <w:bookmarkEnd w:id="561"/>
      <w:r w:rsidRPr="00745E56">
        <w:rPr>
          <w:lang w:val="en-US"/>
        </w:rPr>
        <w:t>NIST. FIPS PUB 46-3: Data Encryption Standard (DES) [</w:t>
      </w:r>
      <w:r w:rsidRPr="00745E56">
        <w:t>Электронный</w:t>
      </w:r>
      <w:r w:rsidRPr="00745E56">
        <w:rPr>
          <w:lang w:val="en-US"/>
        </w:rPr>
        <w:t xml:space="preserve"> </w:t>
      </w:r>
      <w:r w:rsidRPr="00745E56">
        <w:t>ресурс</w:t>
      </w:r>
      <w:r w:rsidRPr="00745E56">
        <w:rPr>
          <w:lang w:val="en-US"/>
        </w:rPr>
        <w:t xml:space="preserve">]. </w:t>
      </w:r>
      <w:r w:rsidRPr="00745E56">
        <w:t>URL: https://csrc.nist.gov/files/pubs/fips/46-3/final/docs/fips46-3.pdf (дата обращения: 15.06.2026).</w:t>
      </w:r>
    </w:p>
    <w:p w14:paraId="651630A1" w14:textId="56CADDBE" w:rsidR="00C556AB" w:rsidRDefault="00EE0D5C" w:rsidP="00C556AB">
      <w:pPr>
        <w:pStyle w:val="a"/>
        <w:ind w:left="0" w:firstLine="567"/>
      </w:pPr>
      <w:bookmarkStart w:id="563" w:name="ref3"/>
      <w:bookmarkEnd w:id="562"/>
      <w:r w:rsidRPr="00EE0D5C">
        <w:rPr>
          <w:lang w:val="en-US"/>
        </w:rPr>
        <w:t>OWASP. OWASP Password Storage Cheat Sheet</w:t>
      </w:r>
      <w:r w:rsidR="00CE2405">
        <w:rPr>
          <w:lang w:val="en-US"/>
        </w:rPr>
        <w:t>:</w:t>
      </w:r>
      <w:r w:rsidRPr="00EE0D5C">
        <w:rPr>
          <w:lang w:val="en-US"/>
        </w:rPr>
        <w:t xml:space="preserve"> Work Factors [</w:t>
      </w:r>
      <w:r w:rsidRPr="00EE0D5C">
        <w:t>Электронный</w:t>
      </w:r>
      <w:r w:rsidRPr="00EE0D5C">
        <w:rPr>
          <w:lang w:val="en-US"/>
        </w:rPr>
        <w:t xml:space="preserve"> </w:t>
      </w:r>
      <w:r w:rsidRPr="00EE0D5C">
        <w:t>ресурс</w:t>
      </w:r>
      <w:r w:rsidRPr="00EE0D5C">
        <w:rPr>
          <w:lang w:val="en-US"/>
        </w:rPr>
        <w:t xml:space="preserve">] // OWASP Cheat Sheet Series. </w:t>
      </w:r>
      <w:r w:rsidRPr="00EE0D5C">
        <w:t>URL: https://cheatsheetseries.owasp.org/cheatsheets/Password_Storage_Cheat_Sheet.html#work-factors (дата обращения: 1</w:t>
      </w:r>
      <w:r>
        <w:t>9</w:t>
      </w:r>
      <w:r w:rsidRPr="00EE0D5C">
        <w:t>.0</w:t>
      </w:r>
      <w:r>
        <w:t>5</w:t>
      </w:r>
      <w:r w:rsidRPr="00EE0D5C">
        <w:t>.2026).</w:t>
      </w:r>
    </w:p>
    <w:p w14:paraId="34C29721" w14:textId="4F13ACD4" w:rsidR="007502E0" w:rsidRDefault="007502E0" w:rsidP="00C556AB">
      <w:pPr>
        <w:pStyle w:val="a"/>
        <w:ind w:left="0" w:firstLine="567"/>
      </w:pPr>
      <w:bookmarkStart w:id="564" w:name="ref4"/>
      <w:bookmarkEnd w:id="563"/>
      <w:bookmarkEnd w:id="564"/>
      <w:r w:rsidRPr="007502E0">
        <w:t>CVE.org. CVE-2018-19358 [Электронный ресурс]. URL: https://www.cve.org/CVERecord?id=CVE-2018-19358 (дата обращения: 15.0</w:t>
      </w:r>
      <w:r w:rsidR="00F041D9" w:rsidRPr="0034041E">
        <w:t>5</w:t>
      </w:r>
      <w:r w:rsidRPr="007502E0">
        <w:t>.2026).</w:t>
      </w:r>
    </w:p>
    <w:p w14:paraId="3067AC09" w14:textId="0E78B7EA" w:rsidR="00465D4A" w:rsidRDefault="00465D4A" w:rsidP="00C556AB">
      <w:pPr>
        <w:pStyle w:val="a"/>
        <w:ind w:left="0" w:firstLine="567"/>
        <w:rPr>
          <w:ins w:id="565" w:author="Михаил Назаров" w:date="2026-06-16T00:21:00Z"/>
        </w:rPr>
      </w:pPr>
      <w:bookmarkStart w:id="566" w:name="ref5"/>
      <w:r w:rsidRPr="00465D4A">
        <w:t xml:space="preserve">GNOME. </w:t>
      </w:r>
      <w:proofErr w:type="spellStart"/>
      <w:r w:rsidRPr="00465D4A">
        <w:t>gnome-keyring</w:t>
      </w:r>
      <w:proofErr w:type="spellEnd"/>
      <w:r w:rsidRPr="00465D4A">
        <w:t xml:space="preserve"> [Электронный ресурс] // </w:t>
      </w:r>
      <w:proofErr w:type="spellStart"/>
      <w:r w:rsidRPr="00465D4A">
        <w:t>GitLab</w:t>
      </w:r>
      <w:proofErr w:type="spellEnd"/>
      <w:r w:rsidRPr="00465D4A">
        <w:t>. URL: https://gitlab.gnome.org/GNOME/gnome-keyring (дата обращения: 1</w:t>
      </w:r>
      <w:r w:rsidR="004E39CE" w:rsidRPr="004E39CE">
        <w:t>2</w:t>
      </w:r>
      <w:r w:rsidRPr="00465D4A">
        <w:t>.0</w:t>
      </w:r>
      <w:r w:rsidR="004E39CE" w:rsidRPr="004E39CE">
        <w:t>5</w:t>
      </w:r>
      <w:r w:rsidRPr="00465D4A">
        <w:t>.2026).</w:t>
      </w:r>
    </w:p>
    <w:p w14:paraId="7A80D037" w14:textId="3B645DAC" w:rsidR="00C556AB" w:rsidRDefault="009D4702" w:rsidP="00C556AB">
      <w:pPr>
        <w:pStyle w:val="a"/>
        <w:ind w:left="0" w:firstLine="567"/>
      </w:pPr>
      <w:bookmarkStart w:id="567" w:name="ref6"/>
      <w:bookmarkEnd w:id="566"/>
      <w:r w:rsidRPr="009D4702">
        <w:rPr>
          <w:lang w:val="en-US"/>
        </w:rPr>
        <w:t>NIST. NIST Special Publication 800-132: Recommendation for Password-Based Key Derivation [</w:t>
      </w:r>
      <w:r w:rsidRPr="009D4702">
        <w:t>Электронный</w:t>
      </w:r>
      <w:r w:rsidRPr="009D4702">
        <w:rPr>
          <w:lang w:val="en-US"/>
        </w:rPr>
        <w:t xml:space="preserve"> </w:t>
      </w:r>
      <w:r w:rsidRPr="009D4702">
        <w:t>ресурс</w:t>
      </w:r>
      <w:r w:rsidRPr="009D4702">
        <w:rPr>
          <w:lang w:val="en-US"/>
        </w:rPr>
        <w:t xml:space="preserve">] // National Institute of Standards and Technology. </w:t>
      </w:r>
      <w:r w:rsidRPr="009D4702">
        <w:t>URL: https://nvlpubs.nist.gov/nistpubs/Legacy/SP/nistspecialpublication800-132.pdf (дата обращения: 17.0</w:t>
      </w:r>
      <w:r>
        <w:t>4</w:t>
      </w:r>
      <w:r w:rsidRPr="009D4702">
        <w:t>.2026).</w:t>
      </w:r>
    </w:p>
    <w:bookmarkEnd w:id="567"/>
    <w:p w14:paraId="37A86AEC" w14:textId="77777777" w:rsidR="00C556AB" w:rsidRPr="00436028" w:rsidRDefault="00C556AB" w:rsidP="00C556AB"/>
    <w:p w14:paraId="531AC0C4" w14:textId="77777777" w:rsidR="00C556AB" w:rsidRDefault="00C556AB" w:rsidP="00C556AB">
      <w:pPr>
        <w:pStyle w:val="1"/>
        <w:ind w:left="0"/>
        <w:jc w:val="center"/>
      </w:pPr>
      <w:bookmarkStart w:id="568" w:name="pril_A"/>
      <w:bookmarkStart w:id="569" w:name="_Toc209178008"/>
      <w:bookmarkStart w:id="570" w:name="_Toc232584318"/>
      <w:r>
        <w:t>Приложение А</w:t>
      </w:r>
      <w:bookmarkEnd w:id="568"/>
      <w:r>
        <w:br/>
      </w:r>
      <w:commentRangeStart w:id="571"/>
      <w:r>
        <w:t>Заголовок приложения А</w:t>
      </w:r>
      <w:bookmarkEnd w:id="569"/>
      <w:bookmarkEnd w:id="570"/>
      <w:commentRangeEnd w:id="571"/>
      <w:r w:rsidR="00187021">
        <w:rPr>
          <w:rStyle w:val="afc"/>
          <w:rFonts w:eastAsiaTheme="minorEastAsia" w:cstheme="minorBidi"/>
          <w:b w:val="0"/>
          <w:bCs w:val="0"/>
          <w:smallCaps w:val="0"/>
        </w:rPr>
        <w:commentReference w:id="571"/>
      </w:r>
    </w:p>
    <w:p w14:paraId="5D70DCB4" w14:textId="77777777" w:rsidR="00146AE3" w:rsidRPr="00483E4A" w:rsidRDefault="00146AE3">
      <w:pPr>
        <w:pStyle w:val="-732"/>
        <w:rPr>
          <w:ins w:id="573" w:author="Михаил Назаров" w:date="2026-06-17T01:43:00Z"/>
          <w:lang w:val="ru-RU"/>
          <w:rPrChange w:id="574" w:author="anonymous" w:date="2026-06-18T17:18:00Z">
            <w:rPr>
              <w:ins w:id="575" w:author="Михаил Назаров" w:date="2026-06-17T01:43:00Z"/>
            </w:rPr>
          </w:rPrChange>
        </w:rPr>
        <w:pPrChange w:id="576" w:author="Михаил Назаров" w:date="2026-06-17T01:55:00Z">
          <w:pPr/>
        </w:pPrChange>
      </w:pPr>
      <w:ins w:id="577" w:author="Михаил Назаров" w:date="2026-06-17T01:43:00Z">
        <w:r>
          <w:t>class</w:t>
        </w:r>
        <w:r w:rsidRPr="00F12AA2">
          <w:rPr>
            <w:lang w:val="ru-RU"/>
          </w:rPr>
          <w:t xml:space="preserve"> </w:t>
        </w:r>
        <w:proofErr w:type="spellStart"/>
        <w:r>
          <w:t>BinaryReader</w:t>
        </w:r>
        <w:proofErr w:type="spellEnd"/>
        <w:r w:rsidRPr="00F12AA2">
          <w:rPr>
            <w:lang w:val="ru-RU"/>
          </w:rPr>
          <w:t>:</w:t>
        </w:r>
      </w:ins>
    </w:p>
    <w:p w14:paraId="4DCFD46F" w14:textId="77777777" w:rsidR="00146AE3" w:rsidRPr="001C0D39" w:rsidRDefault="00146AE3">
      <w:pPr>
        <w:pStyle w:val="-732"/>
        <w:rPr>
          <w:ins w:id="578" w:author="Михаил Назаров" w:date="2026-06-17T01:43:00Z"/>
        </w:rPr>
        <w:pPrChange w:id="579" w:author="Михаил Назаров" w:date="2026-06-17T01:55:00Z">
          <w:pPr/>
        </w:pPrChange>
      </w:pPr>
      <w:ins w:id="580" w:author="Михаил Назаров" w:date="2026-06-17T01:43:00Z">
        <w:r w:rsidRPr="00F12AA2">
          <w:rPr>
            <w:lang w:val="ru-RU"/>
          </w:rPr>
          <w:t xml:space="preserve">    </w:t>
        </w:r>
        <w:r w:rsidRPr="006D4727">
          <w:t>_NULL_STRING: int = 0xFFFF_FFFF</w:t>
        </w:r>
      </w:ins>
    </w:p>
    <w:p w14:paraId="39158782" w14:textId="77777777" w:rsidR="00146AE3" w:rsidRPr="001C0D39" w:rsidRDefault="00146AE3">
      <w:pPr>
        <w:pStyle w:val="-732"/>
        <w:rPr>
          <w:ins w:id="581" w:author="Михаил Назаров" w:date="2026-06-17T01:43:00Z"/>
        </w:rPr>
        <w:pPrChange w:id="582" w:author="Михаил Назаров" w:date="2026-06-17T01:55:00Z">
          <w:pPr/>
        </w:pPrChange>
      </w:pPr>
      <w:ins w:id="583" w:author="Михаил Назаров" w:date="2026-06-17T01:43:00Z">
        <w:r w:rsidRPr="001C0D39">
          <w:t xml:space="preserve">    _FMT_U8 = </w:t>
        </w:r>
        <w:proofErr w:type="spellStart"/>
        <w:proofErr w:type="gramStart"/>
        <w:r w:rsidRPr="001C0D39">
          <w:t>struct.Struct</w:t>
        </w:r>
        <w:proofErr w:type="spellEnd"/>
        <w:proofErr w:type="gramEnd"/>
        <w:r w:rsidRPr="001C0D39">
          <w:t>("&gt;B")</w:t>
        </w:r>
      </w:ins>
    </w:p>
    <w:p w14:paraId="09FC5042" w14:textId="77777777" w:rsidR="00146AE3" w:rsidRPr="001C0D39" w:rsidRDefault="00146AE3">
      <w:pPr>
        <w:pStyle w:val="-732"/>
        <w:rPr>
          <w:ins w:id="584" w:author="Михаил Назаров" w:date="2026-06-17T01:43:00Z"/>
        </w:rPr>
        <w:pPrChange w:id="585" w:author="Михаил Назаров" w:date="2026-06-17T01:55:00Z">
          <w:pPr/>
        </w:pPrChange>
      </w:pPr>
      <w:ins w:id="586" w:author="Михаил Назаров" w:date="2026-06-17T01:43:00Z">
        <w:r w:rsidRPr="001C0D39">
          <w:t xml:space="preserve">    _FMT_U32 = </w:t>
        </w:r>
        <w:proofErr w:type="spellStart"/>
        <w:proofErr w:type="gramStart"/>
        <w:r w:rsidRPr="001C0D39">
          <w:t>struct.Struct</w:t>
        </w:r>
        <w:proofErr w:type="spellEnd"/>
        <w:proofErr w:type="gramEnd"/>
        <w:r w:rsidRPr="001C0D39">
          <w:t>("&gt;I")</w:t>
        </w:r>
      </w:ins>
    </w:p>
    <w:p w14:paraId="2F9FB923" w14:textId="77777777" w:rsidR="00146AE3" w:rsidRPr="001C0D39" w:rsidRDefault="00146AE3">
      <w:pPr>
        <w:pStyle w:val="-732"/>
        <w:rPr>
          <w:ins w:id="587" w:author="Михаил Назаров" w:date="2026-06-17T01:43:00Z"/>
        </w:rPr>
        <w:pPrChange w:id="588" w:author="Михаил Назаров" w:date="2026-06-17T01:55:00Z">
          <w:pPr/>
        </w:pPrChange>
      </w:pPr>
    </w:p>
    <w:p w14:paraId="1D8E404B" w14:textId="77777777" w:rsidR="00146AE3" w:rsidRPr="004575D2" w:rsidRDefault="00146AE3">
      <w:pPr>
        <w:pStyle w:val="-732"/>
        <w:rPr>
          <w:ins w:id="589" w:author="Михаил Назаров" w:date="2026-06-17T01:43:00Z"/>
        </w:rPr>
        <w:pPrChange w:id="590" w:author="Михаил Назаров" w:date="2026-06-17T01:55:00Z">
          <w:pPr/>
        </w:pPrChange>
      </w:pPr>
      <w:ins w:id="591" w:author="Михаил Назаров" w:date="2026-06-17T01:43:00Z">
        <w:r w:rsidRPr="004575D2">
          <w:t xml:space="preserve">    def __</w:t>
        </w:r>
        <w:proofErr w:type="spellStart"/>
        <w:r w:rsidRPr="004575D2">
          <w:t>init</w:t>
        </w:r>
        <w:proofErr w:type="spellEnd"/>
        <w:r w:rsidRPr="004575D2">
          <w:t>_</w:t>
        </w:r>
        <w:proofErr w:type="gramStart"/>
        <w:r w:rsidRPr="004575D2">
          <w:t>_(</w:t>
        </w:r>
        <w:proofErr w:type="gramEnd"/>
        <w:r w:rsidRPr="004575D2">
          <w:t>self, data: bytes):</w:t>
        </w:r>
      </w:ins>
    </w:p>
    <w:p w14:paraId="75454925" w14:textId="77777777" w:rsidR="00146AE3" w:rsidRPr="00F12AA2" w:rsidRDefault="00146AE3">
      <w:pPr>
        <w:pStyle w:val="-732"/>
        <w:rPr>
          <w:ins w:id="592" w:author="Михаил Назаров" w:date="2026-06-17T01:43:00Z"/>
        </w:rPr>
        <w:pPrChange w:id="593" w:author="Михаил Назаров" w:date="2026-06-17T01:55:00Z">
          <w:pPr/>
        </w:pPrChange>
      </w:pPr>
      <w:ins w:id="594" w:author="Михаил Назаров" w:date="2026-06-17T01:43:00Z">
        <w:r w:rsidRPr="004575D2">
          <w:t xml:space="preserve">        </w:t>
        </w:r>
        <w:proofErr w:type="spellStart"/>
        <w:proofErr w:type="gramStart"/>
        <w:r w:rsidRPr="004575D2">
          <w:t>self._</w:t>
        </w:r>
        <w:proofErr w:type="gramEnd"/>
        <w:r w:rsidRPr="004575D2">
          <w:t>data</w:t>
        </w:r>
        <w:proofErr w:type="spellEnd"/>
        <w:r w:rsidRPr="004575D2">
          <w:t xml:space="preserve"> = data</w:t>
        </w:r>
      </w:ins>
    </w:p>
    <w:p w14:paraId="7E1410B7" w14:textId="77777777" w:rsidR="00146AE3" w:rsidRPr="00F12AA2" w:rsidRDefault="00146AE3">
      <w:pPr>
        <w:pStyle w:val="-732"/>
        <w:rPr>
          <w:ins w:id="595" w:author="Михаил Назаров" w:date="2026-06-17T01:43:00Z"/>
        </w:rPr>
        <w:pPrChange w:id="596" w:author="Михаил Назаров" w:date="2026-06-17T01:55:00Z">
          <w:pPr/>
        </w:pPrChange>
      </w:pPr>
      <w:ins w:id="597" w:author="Михаил Назаров" w:date="2026-06-17T01:43:00Z">
        <w:r w:rsidRPr="00F12AA2">
          <w:t xml:space="preserve">        </w:t>
        </w:r>
        <w:proofErr w:type="spellStart"/>
        <w:proofErr w:type="gramStart"/>
        <w:r w:rsidRPr="00F12AA2">
          <w:t>self._</w:t>
        </w:r>
        <w:proofErr w:type="gramEnd"/>
        <w:r w:rsidRPr="00F12AA2">
          <w:t>offset</w:t>
        </w:r>
        <w:proofErr w:type="spellEnd"/>
        <w:r w:rsidRPr="00F12AA2">
          <w:t xml:space="preserve"> = 0</w:t>
        </w:r>
      </w:ins>
    </w:p>
    <w:p w14:paraId="62D23B7B" w14:textId="77777777" w:rsidR="00146AE3" w:rsidRPr="00F12AA2" w:rsidRDefault="00146AE3">
      <w:pPr>
        <w:pStyle w:val="-732"/>
        <w:rPr>
          <w:ins w:id="598" w:author="Михаил Назаров" w:date="2026-06-17T01:43:00Z"/>
        </w:rPr>
        <w:pPrChange w:id="599" w:author="Михаил Назаров" w:date="2026-06-17T01:55:00Z">
          <w:pPr/>
        </w:pPrChange>
      </w:pPr>
    </w:p>
    <w:p w14:paraId="3640D964" w14:textId="77777777" w:rsidR="00146AE3" w:rsidRPr="00FE23E8" w:rsidRDefault="00146AE3">
      <w:pPr>
        <w:pStyle w:val="-732"/>
        <w:rPr>
          <w:ins w:id="600" w:author="Михаил Назаров" w:date="2026-06-17T01:43:00Z"/>
        </w:rPr>
        <w:pPrChange w:id="601" w:author="Михаил Назаров" w:date="2026-06-17T01:55:00Z">
          <w:pPr/>
        </w:pPrChange>
      </w:pPr>
      <w:ins w:id="602" w:author="Михаил Назаров" w:date="2026-06-17T01:43:00Z">
        <w:r w:rsidRPr="005F44AC">
          <w:t xml:space="preserve">    def </w:t>
        </w:r>
        <w:proofErr w:type="spellStart"/>
        <w:r w:rsidRPr="005F44AC">
          <w:t>read_</w:t>
        </w:r>
        <w:proofErr w:type="gramStart"/>
        <w:r w:rsidRPr="005F44AC">
          <w:t>bytes</w:t>
        </w:r>
        <w:proofErr w:type="spellEnd"/>
        <w:r w:rsidRPr="005F44AC">
          <w:t>(</w:t>
        </w:r>
        <w:proofErr w:type="gramEnd"/>
        <w:r w:rsidRPr="005F44AC">
          <w:t>self, n: int) -&gt; bytes:</w:t>
        </w:r>
      </w:ins>
    </w:p>
    <w:p w14:paraId="70E0A6E5" w14:textId="77777777" w:rsidR="00146AE3" w:rsidRPr="00146AE3" w:rsidRDefault="00146AE3">
      <w:pPr>
        <w:pStyle w:val="-732"/>
        <w:rPr>
          <w:ins w:id="603" w:author="Михаил Назаров" w:date="2026-06-17T01:43:00Z"/>
          <w:rPrChange w:id="604" w:author="Михаил Назаров" w:date="2026-06-17T01:43:00Z">
            <w:rPr>
              <w:ins w:id="605" w:author="Михаил Назаров" w:date="2026-06-17T01:43:00Z"/>
            </w:rPr>
          </w:rPrChange>
        </w:rPr>
        <w:pPrChange w:id="606" w:author="Михаил Назаров" w:date="2026-06-17T01:55:00Z">
          <w:pPr/>
        </w:pPrChange>
      </w:pPr>
      <w:ins w:id="607" w:author="Михаил Назаров" w:date="2026-06-17T01:43:00Z">
        <w:r w:rsidRPr="00146AE3">
          <w:rPr>
            <w:rPrChange w:id="608" w:author="Михаил Назаров" w:date="2026-06-17T01:43:00Z">
              <w:rPr/>
            </w:rPrChange>
          </w:rPr>
          <w:t xml:space="preserve">        if </w:t>
        </w:r>
        <w:proofErr w:type="spellStart"/>
        <w:proofErr w:type="gramStart"/>
        <w:r w:rsidRPr="00146AE3">
          <w:rPr>
            <w:rPrChange w:id="609" w:author="Михаил Назаров" w:date="2026-06-17T01:43:00Z">
              <w:rPr/>
            </w:rPrChange>
          </w:rPr>
          <w:t>self._</w:t>
        </w:r>
        <w:proofErr w:type="gramEnd"/>
        <w:r w:rsidRPr="00146AE3">
          <w:rPr>
            <w:rPrChange w:id="610" w:author="Михаил Назаров" w:date="2026-06-17T01:43:00Z">
              <w:rPr/>
            </w:rPrChange>
          </w:rPr>
          <w:t>offset</w:t>
        </w:r>
        <w:proofErr w:type="spellEnd"/>
        <w:r w:rsidRPr="00146AE3">
          <w:rPr>
            <w:rPrChange w:id="611" w:author="Михаил Назаров" w:date="2026-06-17T01:43:00Z">
              <w:rPr/>
            </w:rPrChange>
          </w:rPr>
          <w:t xml:space="preserve"> + n &gt; </w:t>
        </w:r>
        <w:proofErr w:type="spellStart"/>
        <w:r w:rsidRPr="00146AE3">
          <w:rPr>
            <w:rPrChange w:id="612" w:author="Михаил Назаров" w:date="2026-06-17T01:43:00Z">
              <w:rPr/>
            </w:rPrChange>
          </w:rPr>
          <w:t>len</w:t>
        </w:r>
        <w:proofErr w:type="spellEnd"/>
        <w:r w:rsidRPr="00146AE3">
          <w:rPr>
            <w:rPrChange w:id="613" w:author="Михаил Назаров" w:date="2026-06-17T01:43:00Z">
              <w:rPr/>
            </w:rPrChange>
          </w:rPr>
          <w:t>(</w:t>
        </w:r>
        <w:proofErr w:type="spellStart"/>
        <w:r w:rsidRPr="00146AE3">
          <w:rPr>
            <w:rPrChange w:id="614" w:author="Михаил Назаров" w:date="2026-06-17T01:43:00Z">
              <w:rPr/>
            </w:rPrChange>
          </w:rPr>
          <w:t>self._data</w:t>
        </w:r>
        <w:proofErr w:type="spellEnd"/>
        <w:r w:rsidRPr="00146AE3">
          <w:rPr>
            <w:rPrChange w:id="615" w:author="Михаил Назаров" w:date="2026-06-17T01:43:00Z">
              <w:rPr/>
            </w:rPrChange>
          </w:rPr>
          <w:t>):</w:t>
        </w:r>
      </w:ins>
    </w:p>
    <w:p w14:paraId="756F89A9" w14:textId="77777777" w:rsidR="00146AE3" w:rsidRPr="00483E4A" w:rsidRDefault="00146AE3">
      <w:pPr>
        <w:pStyle w:val="-732"/>
        <w:rPr>
          <w:ins w:id="616" w:author="Михаил Назаров" w:date="2026-06-17T01:43:00Z"/>
          <w:lang w:val="ru-RU"/>
          <w:rPrChange w:id="617" w:author="anonymous" w:date="2026-06-18T17:18:00Z">
            <w:rPr>
              <w:ins w:id="618" w:author="Михаил Назаров" w:date="2026-06-17T01:43:00Z"/>
            </w:rPr>
          </w:rPrChange>
        </w:rPr>
        <w:pPrChange w:id="619" w:author="Михаил Назаров" w:date="2026-06-17T01:55:00Z">
          <w:pPr/>
        </w:pPrChange>
      </w:pPr>
      <w:ins w:id="620" w:author="Михаил Назаров" w:date="2026-06-17T01:43:00Z">
        <w:r w:rsidRPr="00146AE3">
          <w:rPr>
            <w:rPrChange w:id="621" w:author="Михаил Назаров" w:date="2026-06-17T01:43:00Z">
              <w:rPr/>
            </w:rPrChange>
          </w:rPr>
          <w:t xml:space="preserve">            </w:t>
        </w:r>
        <w:r>
          <w:t>raise</w:t>
        </w:r>
        <w:r w:rsidRPr="00F12AA2">
          <w:rPr>
            <w:lang w:val="ru-RU"/>
          </w:rPr>
          <w:t xml:space="preserve"> </w:t>
        </w:r>
        <w:proofErr w:type="spellStart"/>
        <w:proofErr w:type="gramStart"/>
        <w:r>
          <w:t>ValueError</w:t>
        </w:r>
        <w:proofErr w:type="spellEnd"/>
        <w:r w:rsidRPr="00F12AA2">
          <w:rPr>
            <w:lang w:val="ru-RU"/>
          </w:rPr>
          <w:t>(</w:t>
        </w:r>
        <w:proofErr w:type="gramEnd"/>
      </w:ins>
    </w:p>
    <w:p w14:paraId="53011CF1" w14:textId="77777777" w:rsidR="00146AE3" w:rsidRPr="00483E4A" w:rsidRDefault="00146AE3">
      <w:pPr>
        <w:pStyle w:val="-732"/>
        <w:rPr>
          <w:ins w:id="622" w:author="Михаил Назаров" w:date="2026-06-17T01:43:00Z"/>
          <w:lang w:val="ru-RU"/>
          <w:rPrChange w:id="623" w:author="anonymous" w:date="2026-06-18T17:18:00Z">
            <w:rPr>
              <w:ins w:id="624" w:author="Михаил Назаров" w:date="2026-06-17T01:43:00Z"/>
            </w:rPr>
          </w:rPrChange>
        </w:rPr>
        <w:pPrChange w:id="625" w:author="Михаил Назаров" w:date="2026-06-17T01:55:00Z">
          <w:pPr/>
        </w:pPrChange>
      </w:pPr>
      <w:ins w:id="626" w:author="Михаил Назаров" w:date="2026-06-17T01:43:00Z">
        <w:r w:rsidRPr="00F12AA2">
          <w:rPr>
            <w:lang w:val="ru-RU"/>
          </w:rPr>
          <w:t xml:space="preserve">                </w:t>
        </w:r>
        <w:r>
          <w:t>f</w:t>
        </w:r>
        <w:r w:rsidRPr="00F12AA2">
          <w:rPr>
            <w:lang w:val="ru-RU"/>
          </w:rPr>
          <w:t>"Неожиданный конец файла: запрошено {</w:t>
        </w:r>
        <w:r>
          <w:t>n</w:t>
        </w:r>
        <w:r w:rsidRPr="00F12AA2">
          <w:rPr>
            <w:lang w:val="ru-RU"/>
          </w:rPr>
          <w:t>} байт "</w:t>
        </w:r>
      </w:ins>
    </w:p>
    <w:p w14:paraId="6CC02FD3" w14:textId="77777777" w:rsidR="00146AE3" w:rsidRPr="00483E4A" w:rsidRDefault="00146AE3">
      <w:pPr>
        <w:pStyle w:val="-732"/>
        <w:rPr>
          <w:ins w:id="627" w:author="Михаил Назаров" w:date="2026-06-17T01:43:00Z"/>
          <w:lang w:val="ru-RU"/>
          <w:rPrChange w:id="628" w:author="anonymous" w:date="2026-06-18T17:18:00Z">
            <w:rPr>
              <w:ins w:id="629" w:author="Михаил Назаров" w:date="2026-06-17T01:43:00Z"/>
            </w:rPr>
          </w:rPrChange>
        </w:rPr>
        <w:pPrChange w:id="630" w:author="Михаил Назаров" w:date="2026-06-17T01:55:00Z">
          <w:pPr/>
        </w:pPrChange>
      </w:pPr>
      <w:ins w:id="631" w:author="Михаил Назаров" w:date="2026-06-17T01:43:00Z">
        <w:r w:rsidRPr="00F12AA2">
          <w:rPr>
            <w:lang w:val="ru-RU"/>
          </w:rPr>
          <w:t xml:space="preserve">                </w:t>
        </w:r>
        <w:r>
          <w:t>f</w:t>
        </w:r>
        <w:r w:rsidRPr="00F12AA2">
          <w:rPr>
            <w:lang w:val="ru-RU"/>
          </w:rPr>
          <w:t>"по смещению 0</w:t>
        </w:r>
        <w:r>
          <w:t>x</w:t>
        </w:r>
        <w:r w:rsidRPr="00F12AA2">
          <w:rPr>
            <w:lang w:val="ru-RU"/>
          </w:rPr>
          <w:t>{</w:t>
        </w:r>
        <w:proofErr w:type="gramStart"/>
        <w:r>
          <w:t>self</w:t>
        </w:r>
        <w:r w:rsidRPr="00F12AA2">
          <w:rPr>
            <w:lang w:val="ru-RU"/>
          </w:rPr>
          <w:t>._</w:t>
        </w:r>
        <w:proofErr w:type="gramEnd"/>
        <w:r>
          <w:t>offset</w:t>
        </w:r>
        <w:r w:rsidRPr="00F12AA2">
          <w:rPr>
            <w:lang w:val="ru-RU"/>
          </w:rPr>
          <w:t>:04</w:t>
        </w:r>
        <w:r>
          <w:t>x</w:t>
        </w:r>
        <w:r w:rsidRPr="00F12AA2">
          <w:rPr>
            <w:lang w:val="ru-RU"/>
          </w:rPr>
          <w:t>}, доступно {</w:t>
        </w:r>
        <w:proofErr w:type="spellStart"/>
        <w:r>
          <w:t>len</w:t>
        </w:r>
        <w:proofErr w:type="spellEnd"/>
        <w:r w:rsidRPr="00F12AA2">
          <w:rPr>
            <w:lang w:val="ru-RU"/>
          </w:rPr>
          <w:t>(</w:t>
        </w:r>
        <w:r>
          <w:t>self</w:t>
        </w:r>
        <w:r w:rsidRPr="00F12AA2">
          <w:rPr>
            <w:lang w:val="ru-RU"/>
          </w:rPr>
          <w:t>._</w:t>
        </w:r>
        <w:r>
          <w:t>data</w:t>
        </w:r>
        <w:r w:rsidRPr="00F12AA2">
          <w:rPr>
            <w:lang w:val="ru-RU"/>
          </w:rPr>
          <w:t xml:space="preserve">) - </w:t>
        </w:r>
        <w:r>
          <w:t>self</w:t>
        </w:r>
        <w:r w:rsidRPr="00F12AA2">
          <w:rPr>
            <w:lang w:val="ru-RU"/>
          </w:rPr>
          <w:t>._</w:t>
        </w:r>
        <w:r>
          <w:t>offset</w:t>
        </w:r>
        <w:r w:rsidRPr="00F12AA2">
          <w:rPr>
            <w:lang w:val="ru-RU"/>
          </w:rPr>
          <w:t>}"</w:t>
        </w:r>
      </w:ins>
    </w:p>
    <w:p w14:paraId="23F7AF89" w14:textId="77777777" w:rsidR="00146AE3" w:rsidRPr="001C0D39" w:rsidRDefault="00146AE3">
      <w:pPr>
        <w:pStyle w:val="-732"/>
        <w:rPr>
          <w:ins w:id="632" w:author="Михаил Назаров" w:date="2026-06-17T01:43:00Z"/>
        </w:rPr>
        <w:pPrChange w:id="633" w:author="Михаил Назаров" w:date="2026-06-17T01:55:00Z">
          <w:pPr/>
        </w:pPrChange>
      </w:pPr>
      <w:ins w:id="634" w:author="Михаил Назаров" w:date="2026-06-17T01:43:00Z">
        <w:r w:rsidRPr="00F12AA2">
          <w:rPr>
            <w:lang w:val="ru-RU"/>
          </w:rPr>
          <w:t xml:space="preserve">            </w:t>
        </w:r>
        <w:r w:rsidRPr="006D4727">
          <w:t>)</w:t>
        </w:r>
      </w:ins>
    </w:p>
    <w:p w14:paraId="7015D43D" w14:textId="77777777" w:rsidR="00146AE3" w:rsidRPr="001C0D39" w:rsidRDefault="00146AE3">
      <w:pPr>
        <w:pStyle w:val="-732"/>
        <w:rPr>
          <w:ins w:id="635" w:author="Михаил Назаров" w:date="2026-06-17T01:43:00Z"/>
        </w:rPr>
        <w:pPrChange w:id="636" w:author="Михаил Назаров" w:date="2026-06-17T01:55:00Z">
          <w:pPr/>
        </w:pPrChange>
      </w:pPr>
      <w:ins w:id="637" w:author="Михаил Назаров" w:date="2026-06-17T01:43:00Z">
        <w:r w:rsidRPr="001C0D39">
          <w:t xml:space="preserve">        chunk = </w:t>
        </w:r>
        <w:proofErr w:type="spellStart"/>
        <w:proofErr w:type="gramStart"/>
        <w:r w:rsidRPr="001C0D39">
          <w:t>self._</w:t>
        </w:r>
        <w:proofErr w:type="gramEnd"/>
        <w:r w:rsidRPr="001C0D39">
          <w:t>data</w:t>
        </w:r>
        <w:proofErr w:type="spellEnd"/>
        <w:r w:rsidRPr="001C0D39">
          <w:t>[</w:t>
        </w:r>
        <w:proofErr w:type="spellStart"/>
        <w:r w:rsidRPr="001C0D39">
          <w:t>self._offset</w:t>
        </w:r>
        <w:proofErr w:type="spellEnd"/>
        <w:r w:rsidRPr="001C0D39">
          <w:t xml:space="preserve"> : </w:t>
        </w:r>
        <w:proofErr w:type="spellStart"/>
        <w:r w:rsidRPr="001C0D39">
          <w:t>self._offset</w:t>
        </w:r>
        <w:proofErr w:type="spellEnd"/>
        <w:r w:rsidRPr="001C0D39">
          <w:t xml:space="preserve"> + n]</w:t>
        </w:r>
      </w:ins>
    </w:p>
    <w:p w14:paraId="107C0E37" w14:textId="77777777" w:rsidR="00146AE3" w:rsidRPr="001C0D39" w:rsidRDefault="00146AE3">
      <w:pPr>
        <w:pStyle w:val="-732"/>
        <w:rPr>
          <w:ins w:id="638" w:author="Михаил Назаров" w:date="2026-06-17T01:43:00Z"/>
        </w:rPr>
        <w:pPrChange w:id="639" w:author="Михаил Назаров" w:date="2026-06-17T01:55:00Z">
          <w:pPr/>
        </w:pPrChange>
      </w:pPr>
      <w:ins w:id="640" w:author="Михаил Назаров" w:date="2026-06-17T01:43:00Z">
        <w:r w:rsidRPr="001C0D39">
          <w:t xml:space="preserve">        </w:t>
        </w:r>
        <w:proofErr w:type="spellStart"/>
        <w:proofErr w:type="gramStart"/>
        <w:r w:rsidRPr="001C0D39">
          <w:t>self._</w:t>
        </w:r>
        <w:proofErr w:type="gramEnd"/>
        <w:r w:rsidRPr="001C0D39">
          <w:t>offset</w:t>
        </w:r>
        <w:proofErr w:type="spellEnd"/>
        <w:r w:rsidRPr="001C0D39">
          <w:t xml:space="preserve"> += n</w:t>
        </w:r>
      </w:ins>
    </w:p>
    <w:p w14:paraId="023A16BF" w14:textId="77777777" w:rsidR="00146AE3" w:rsidRPr="001C0D39" w:rsidRDefault="00146AE3">
      <w:pPr>
        <w:pStyle w:val="-732"/>
        <w:rPr>
          <w:ins w:id="641" w:author="Михаил Назаров" w:date="2026-06-17T01:43:00Z"/>
        </w:rPr>
        <w:pPrChange w:id="642" w:author="Михаил Назаров" w:date="2026-06-17T01:55:00Z">
          <w:pPr/>
        </w:pPrChange>
      </w:pPr>
    </w:p>
    <w:p w14:paraId="09874ACC" w14:textId="77777777" w:rsidR="00146AE3" w:rsidRPr="004575D2" w:rsidRDefault="00146AE3">
      <w:pPr>
        <w:pStyle w:val="-732"/>
        <w:rPr>
          <w:ins w:id="643" w:author="Михаил Назаров" w:date="2026-06-17T01:43:00Z"/>
        </w:rPr>
        <w:pPrChange w:id="644" w:author="Михаил Назаров" w:date="2026-06-17T01:55:00Z">
          <w:pPr/>
        </w:pPrChange>
      </w:pPr>
      <w:ins w:id="645" w:author="Михаил Назаров" w:date="2026-06-17T01:43:00Z">
        <w:r w:rsidRPr="004575D2">
          <w:t xml:space="preserve">        return chunk</w:t>
        </w:r>
      </w:ins>
    </w:p>
    <w:p w14:paraId="264D2A70" w14:textId="77777777" w:rsidR="00146AE3" w:rsidRPr="004575D2" w:rsidRDefault="00146AE3">
      <w:pPr>
        <w:pStyle w:val="-732"/>
        <w:rPr>
          <w:ins w:id="646" w:author="Михаил Назаров" w:date="2026-06-17T01:43:00Z"/>
        </w:rPr>
        <w:pPrChange w:id="647" w:author="Михаил Назаров" w:date="2026-06-17T01:55:00Z">
          <w:pPr/>
        </w:pPrChange>
      </w:pPr>
    </w:p>
    <w:p w14:paraId="7961C93D" w14:textId="77777777" w:rsidR="00146AE3" w:rsidRPr="00F12AA2" w:rsidRDefault="00146AE3">
      <w:pPr>
        <w:pStyle w:val="-732"/>
        <w:rPr>
          <w:ins w:id="648" w:author="Михаил Назаров" w:date="2026-06-17T01:43:00Z"/>
        </w:rPr>
        <w:pPrChange w:id="649" w:author="Михаил Назаров" w:date="2026-06-17T01:55:00Z">
          <w:pPr/>
        </w:pPrChange>
      </w:pPr>
      <w:ins w:id="650" w:author="Михаил Назаров" w:date="2026-06-17T01:43:00Z">
        <w:r w:rsidRPr="00F12AA2">
          <w:t xml:space="preserve">    def read_u8(self) -&gt; int:</w:t>
        </w:r>
      </w:ins>
    </w:p>
    <w:p w14:paraId="377233D1" w14:textId="77777777" w:rsidR="00146AE3" w:rsidRPr="00F12AA2" w:rsidRDefault="00146AE3">
      <w:pPr>
        <w:pStyle w:val="-732"/>
        <w:rPr>
          <w:ins w:id="651" w:author="Михаил Назаров" w:date="2026-06-17T01:43:00Z"/>
        </w:rPr>
        <w:pPrChange w:id="652" w:author="Михаил Назаров" w:date="2026-06-17T01:55:00Z">
          <w:pPr/>
        </w:pPrChange>
      </w:pPr>
      <w:ins w:id="653" w:author="Михаил Назаров" w:date="2026-06-17T01:43:00Z">
        <w:r w:rsidRPr="00F12AA2">
          <w:t xml:space="preserve">        return </w:t>
        </w:r>
        <w:proofErr w:type="gramStart"/>
        <w:r w:rsidRPr="00F12AA2">
          <w:t>self._</w:t>
        </w:r>
        <w:proofErr w:type="gramEnd"/>
        <w:r w:rsidRPr="00F12AA2">
          <w:t>FMT_U8.unpack(</w:t>
        </w:r>
        <w:proofErr w:type="spellStart"/>
        <w:r w:rsidRPr="00F12AA2">
          <w:t>self.read_bytes</w:t>
        </w:r>
        <w:proofErr w:type="spellEnd"/>
        <w:r w:rsidRPr="00F12AA2">
          <w:t>(1))[0]</w:t>
        </w:r>
      </w:ins>
    </w:p>
    <w:p w14:paraId="333AA488" w14:textId="77777777" w:rsidR="00146AE3" w:rsidRPr="00F12AA2" w:rsidRDefault="00146AE3">
      <w:pPr>
        <w:pStyle w:val="-732"/>
        <w:rPr>
          <w:ins w:id="654" w:author="Михаил Назаров" w:date="2026-06-17T01:43:00Z"/>
        </w:rPr>
        <w:pPrChange w:id="655" w:author="Михаил Назаров" w:date="2026-06-17T01:55:00Z">
          <w:pPr/>
        </w:pPrChange>
      </w:pPr>
    </w:p>
    <w:p w14:paraId="6BC6B372" w14:textId="77777777" w:rsidR="00146AE3" w:rsidRPr="00FE23E8" w:rsidRDefault="00146AE3">
      <w:pPr>
        <w:pStyle w:val="-732"/>
        <w:rPr>
          <w:ins w:id="656" w:author="Михаил Назаров" w:date="2026-06-17T01:43:00Z"/>
        </w:rPr>
        <w:pPrChange w:id="657" w:author="Михаил Назаров" w:date="2026-06-17T01:55:00Z">
          <w:pPr/>
        </w:pPrChange>
      </w:pPr>
      <w:ins w:id="658" w:author="Михаил Назаров" w:date="2026-06-17T01:43:00Z">
        <w:r w:rsidRPr="005F44AC">
          <w:t xml:space="preserve">    def read_u32(self) -&gt; int:</w:t>
        </w:r>
      </w:ins>
    </w:p>
    <w:p w14:paraId="40DF058A" w14:textId="77777777" w:rsidR="00146AE3" w:rsidRPr="00146AE3" w:rsidRDefault="00146AE3">
      <w:pPr>
        <w:pStyle w:val="-732"/>
        <w:rPr>
          <w:ins w:id="659" w:author="Михаил Назаров" w:date="2026-06-17T01:43:00Z"/>
          <w:rPrChange w:id="660" w:author="Михаил Назаров" w:date="2026-06-17T01:43:00Z">
            <w:rPr>
              <w:ins w:id="661" w:author="Михаил Назаров" w:date="2026-06-17T01:43:00Z"/>
            </w:rPr>
          </w:rPrChange>
        </w:rPr>
        <w:pPrChange w:id="662" w:author="Михаил Назаров" w:date="2026-06-17T01:55:00Z">
          <w:pPr/>
        </w:pPrChange>
      </w:pPr>
      <w:ins w:id="663" w:author="Михаил Назаров" w:date="2026-06-17T01:43:00Z">
        <w:r w:rsidRPr="00146AE3">
          <w:rPr>
            <w:rPrChange w:id="664" w:author="Михаил Назаров" w:date="2026-06-17T01:43:00Z">
              <w:rPr/>
            </w:rPrChange>
          </w:rPr>
          <w:t xml:space="preserve">        return </w:t>
        </w:r>
        <w:proofErr w:type="gramStart"/>
        <w:r w:rsidRPr="00146AE3">
          <w:rPr>
            <w:rPrChange w:id="665" w:author="Михаил Назаров" w:date="2026-06-17T01:43:00Z">
              <w:rPr/>
            </w:rPrChange>
          </w:rPr>
          <w:t>self._</w:t>
        </w:r>
        <w:proofErr w:type="gramEnd"/>
        <w:r w:rsidRPr="00146AE3">
          <w:rPr>
            <w:rPrChange w:id="666" w:author="Михаил Назаров" w:date="2026-06-17T01:43:00Z">
              <w:rPr/>
            </w:rPrChange>
          </w:rPr>
          <w:t>FMT_U32.unpack(</w:t>
        </w:r>
        <w:proofErr w:type="spellStart"/>
        <w:r w:rsidRPr="00146AE3">
          <w:rPr>
            <w:rPrChange w:id="667" w:author="Михаил Назаров" w:date="2026-06-17T01:43:00Z">
              <w:rPr/>
            </w:rPrChange>
          </w:rPr>
          <w:t>self.read_bytes</w:t>
        </w:r>
        <w:proofErr w:type="spellEnd"/>
        <w:r w:rsidRPr="00146AE3">
          <w:rPr>
            <w:rPrChange w:id="668" w:author="Михаил Назаров" w:date="2026-06-17T01:43:00Z">
              <w:rPr/>
            </w:rPrChange>
          </w:rPr>
          <w:t>(4))[0]</w:t>
        </w:r>
      </w:ins>
    </w:p>
    <w:p w14:paraId="46E452FA" w14:textId="77777777" w:rsidR="00146AE3" w:rsidRPr="00146AE3" w:rsidRDefault="00146AE3">
      <w:pPr>
        <w:pStyle w:val="-732"/>
        <w:rPr>
          <w:ins w:id="669" w:author="Михаил Назаров" w:date="2026-06-17T01:43:00Z"/>
          <w:rPrChange w:id="670" w:author="Михаил Назаров" w:date="2026-06-17T01:43:00Z">
            <w:rPr>
              <w:ins w:id="671" w:author="Михаил Назаров" w:date="2026-06-17T01:43:00Z"/>
            </w:rPr>
          </w:rPrChange>
        </w:rPr>
        <w:pPrChange w:id="672" w:author="Михаил Назаров" w:date="2026-06-17T01:55:00Z">
          <w:pPr/>
        </w:pPrChange>
      </w:pPr>
    </w:p>
    <w:p w14:paraId="4050247A" w14:textId="77777777" w:rsidR="00146AE3" w:rsidRPr="00146AE3" w:rsidRDefault="00146AE3">
      <w:pPr>
        <w:pStyle w:val="-732"/>
        <w:rPr>
          <w:ins w:id="673" w:author="Михаил Назаров" w:date="2026-06-17T01:43:00Z"/>
          <w:rPrChange w:id="674" w:author="Михаил Назаров" w:date="2026-06-17T01:43:00Z">
            <w:rPr>
              <w:ins w:id="675" w:author="Михаил Назаров" w:date="2026-06-17T01:43:00Z"/>
            </w:rPr>
          </w:rPrChange>
        </w:rPr>
        <w:pPrChange w:id="676" w:author="Михаил Назаров" w:date="2026-06-17T01:55:00Z">
          <w:pPr/>
        </w:pPrChange>
      </w:pPr>
      <w:ins w:id="677" w:author="Михаил Назаров" w:date="2026-06-17T01:43:00Z">
        <w:r w:rsidRPr="00146AE3">
          <w:rPr>
            <w:rPrChange w:id="678" w:author="Михаил Назаров" w:date="2026-06-17T01:43:00Z">
              <w:rPr/>
            </w:rPrChange>
          </w:rPr>
          <w:t xml:space="preserve">    def </w:t>
        </w:r>
        <w:proofErr w:type="spellStart"/>
        <w:r w:rsidRPr="00146AE3">
          <w:rPr>
            <w:rPrChange w:id="679" w:author="Михаил Назаров" w:date="2026-06-17T01:43:00Z">
              <w:rPr/>
            </w:rPrChange>
          </w:rPr>
          <w:t>read_time</w:t>
        </w:r>
        <w:proofErr w:type="spellEnd"/>
        <w:r w:rsidRPr="00146AE3">
          <w:rPr>
            <w:rPrChange w:id="680" w:author="Михаил Назаров" w:date="2026-06-17T01:43:00Z">
              <w:rPr/>
            </w:rPrChange>
          </w:rPr>
          <w:t>(self) -&gt; int:</w:t>
        </w:r>
      </w:ins>
    </w:p>
    <w:p w14:paraId="5D942620" w14:textId="77777777" w:rsidR="00146AE3" w:rsidRPr="00146AE3" w:rsidRDefault="00146AE3">
      <w:pPr>
        <w:pStyle w:val="-732"/>
        <w:rPr>
          <w:ins w:id="681" w:author="Михаил Назаров" w:date="2026-06-17T01:43:00Z"/>
          <w:rPrChange w:id="682" w:author="Михаил Назаров" w:date="2026-06-17T01:43:00Z">
            <w:rPr>
              <w:ins w:id="683" w:author="Михаил Назаров" w:date="2026-06-17T01:43:00Z"/>
            </w:rPr>
          </w:rPrChange>
        </w:rPr>
        <w:pPrChange w:id="684" w:author="Михаил Назаров" w:date="2026-06-17T01:55:00Z">
          <w:pPr/>
        </w:pPrChange>
      </w:pPr>
      <w:ins w:id="685" w:author="Михаил Назаров" w:date="2026-06-17T01:43:00Z">
        <w:r w:rsidRPr="00146AE3">
          <w:rPr>
            <w:rPrChange w:id="686" w:author="Михаил Назаров" w:date="2026-06-17T01:43:00Z">
              <w:rPr/>
            </w:rPrChange>
          </w:rPr>
          <w:t xml:space="preserve">        hi = </w:t>
        </w:r>
        <w:proofErr w:type="gramStart"/>
        <w:r w:rsidRPr="00146AE3">
          <w:rPr>
            <w:rPrChange w:id="687" w:author="Михаил Назаров" w:date="2026-06-17T01:43:00Z">
              <w:rPr/>
            </w:rPrChange>
          </w:rPr>
          <w:t>self.read</w:t>
        </w:r>
        <w:proofErr w:type="gramEnd"/>
        <w:r w:rsidRPr="00146AE3">
          <w:rPr>
            <w:rPrChange w:id="688" w:author="Михаил Назаров" w:date="2026-06-17T01:43:00Z">
              <w:rPr/>
            </w:rPrChange>
          </w:rPr>
          <w:t>_u32()</w:t>
        </w:r>
      </w:ins>
    </w:p>
    <w:p w14:paraId="1787703F" w14:textId="77777777" w:rsidR="00146AE3" w:rsidRPr="00146AE3" w:rsidRDefault="00146AE3">
      <w:pPr>
        <w:pStyle w:val="-732"/>
        <w:rPr>
          <w:ins w:id="689" w:author="Михаил Назаров" w:date="2026-06-17T01:43:00Z"/>
          <w:rPrChange w:id="690" w:author="Михаил Назаров" w:date="2026-06-17T01:43:00Z">
            <w:rPr>
              <w:ins w:id="691" w:author="Михаил Назаров" w:date="2026-06-17T01:43:00Z"/>
            </w:rPr>
          </w:rPrChange>
        </w:rPr>
        <w:pPrChange w:id="692" w:author="Михаил Назаров" w:date="2026-06-17T01:55:00Z">
          <w:pPr/>
        </w:pPrChange>
      </w:pPr>
      <w:ins w:id="693" w:author="Михаил Назаров" w:date="2026-06-17T01:43:00Z">
        <w:r w:rsidRPr="00146AE3">
          <w:rPr>
            <w:rPrChange w:id="694" w:author="Михаил Назаров" w:date="2026-06-17T01:43:00Z">
              <w:rPr/>
            </w:rPrChange>
          </w:rPr>
          <w:t xml:space="preserve">        lo = </w:t>
        </w:r>
        <w:proofErr w:type="gramStart"/>
        <w:r w:rsidRPr="00146AE3">
          <w:rPr>
            <w:rPrChange w:id="695" w:author="Михаил Назаров" w:date="2026-06-17T01:43:00Z">
              <w:rPr/>
            </w:rPrChange>
          </w:rPr>
          <w:t>self.read</w:t>
        </w:r>
        <w:proofErr w:type="gramEnd"/>
        <w:r w:rsidRPr="00146AE3">
          <w:rPr>
            <w:rPrChange w:id="696" w:author="Михаил Назаров" w:date="2026-06-17T01:43:00Z">
              <w:rPr/>
            </w:rPrChange>
          </w:rPr>
          <w:t>_u32()</w:t>
        </w:r>
      </w:ins>
    </w:p>
    <w:p w14:paraId="41E9D377" w14:textId="77777777" w:rsidR="00146AE3" w:rsidRPr="00146AE3" w:rsidRDefault="00146AE3">
      <w:pPr>
        <w:pStyle w:val="-732"/>
        <w:rPr>
          <w:ins w:id="697" w:author="Михаил Назаров" w:date="2026-06-17T01:43:00Z"/>
          <w:rPrChange w:id="698" w:author="Михаил Назаров" w:date="2026-06-17T01:43:00Z">
            <w:rPr>
              <w:ins w:id="699" w:author="Михаил Назаров" w:date="2026-06-17T01:43:00Z"/>
            </w:rPr>
          </w:rPrChange>
        </w:rPr>
        <w:pPrChange w:id="700" w:author="Михаил Назаров" w:date="2026-06-17T01:55:00Z">
          <w:pPr/>
        </w:pPrChange>
      </w:pPr>
      <w:ins w:id="701" w:author="Михаил Назаров" w:date="2026-06-17T01:43:00Z">
        <w:r w:rsidRPr="00146AE3">
          <w:rPr>
            <w:rPrChange w:id="702" w:author="Михаил Назаров" w:date="2026-06-17T01:43:00Z">
              <w:rPr/>
            </w:rPrChange>
          </w:rPr>
          <w:t xml:space="preserve">        return (hi &lt;&lt; 32) | lo</w:t>
        </w:r>
      </w:ins>
    </w:p>
    <w:p w14:paraId="42624702" w14:textId="77777777" w:rsidR="00146AE3" w:rsidRPr="00146AE3" w:rsidRDefault="00146AE3">
      <w:pPr>
        <w:pStyle w:val="-732"/>
        <w:rPr>
          <w:ins w:id="703" w:author="Михаил Назаров" w:date="2026-06-17T01:43:00Z"/>
          <w:rPrChange w:id="704" w:author="Михаил Назаров" w:date="2026-06-17T01:43:00Z">
            <w:rPr>
              <w:ins w:id="705" w:author="Михаил Назаров" w:date="2026-06-17T01:43:00Z"/>
            </w:rPr>
          </w:rPrChange>
        </w:rPr>
        <w:pPrChange w:id="706" w:author="Михаил Назаров" w:date="2026-06-17T01:55:00Z">
          <w:pPr/>
        </w:pPrChange>
      </w:pPr>
    </w:p>
    <w:p w14:paraId="4F4AFC34" w14:textId="77777777" w:rsidR="00146AE3" w:rsidRPr="00146AE3" w:rsidRDefault="00146AE3">
      <w:pPr>
        <w:pStyle w:val="-732"/>
        <w:rPr>
          <w:ins w:id="707" w:author="Михаил Назаров" w:date="2026-06-17T01:43:00Z"/>
          <w:rPrChange w:id="708" w:author="Михаил Назаров" w:date="2026-06-17T01:43:00Z">
            <w:rPr>
              <w:ins w:id="709" w:author="Михаил Назаров" w:date="2026-06-17T01:43:00Z"/>
            </w:rPr>
          </w:rPrChange>
        </w:rPr>
        <w:pPrChange w:id="710" w:author="Михаил Назаров" w:date="2026-06-17T01:55:00Z">
          <w:pPr/>
        </w:pPrChange>
      </w:pPr>
      <w:ins w:id="711" w:author="Михаил Назаров" w:date="2026-06-17T01:43:00Z">
        <w:r w:rsidRPr="00146AE3">
          <w:rPr>
            <w:rPrChange w:id="712" w:author="Михаил Назаров" w:date="2026-06-17T01:43:00Z">
              <w:rPr/>
            </w:rPrChange>
          </w:rPr>
          <w:t xml:space="preserve">    def </w:t>
        </w:r>
        <w:proofErr w:type="spellStart"/>
        <w:r w:rsidRPr="00146AE3">
          <w:rPr>
            <w:rPrChange w:id="713" w:author="Михаил Назаров" w:date="2026-06-17T01:43:00Z">
              <w:rPr/>
            </w:rPrChange>
          </w:rPr>
          <w:t>read_string</w:t>
        </w:r>
        <w:proofErr w:type="spellEnd"/>
        <w:r w:rsidRPr="00146AE3">
          <w:rPr>
            <w:rPrChange w:id="714" w:author="Михаил Назаров" w:date="2026-06-17T01:43:00Z">
              <w:rPr/>
            </w:rPrChange>
          </w:rPr>
          <w:t>(self) -&gt; str | None:</w:t>
        </w:r>
      </w:ins>
    </w:p>
    <w:p w14:paraId="0ABA46FD" w14:textId="77777777" w:rsidR="00146AE3" w:rsidRPr="00146AE3" w:rsidRDefault="00146AE3">
      <w:pPr>
        <w:pStyle w:val="-732"/>
        <w:rPr>
          <w:ins w:id="715" w:author="Михаил Назаров" w:date="2026-06-17T01:43:00Z"/>
          <w:rPrChange w:id="716" w:author="Михаил Назаров" w:date="2026-06-17T01:43:00Z">
            <w:rPr>
              <w:ins w:id="717" w:author="Михаил Назаров" w:date="2026-06-17T01:43:00Z"/>
            </w:rPr>
          </w:rPrChange>
        </w:rPr>
        <w:pPrChange w:id="718" w:author="Михаил Назаров" w:date="2026-06-17T01:55:00Z">
          <w:pPr/>
        </w:pPrChange>
      </w:pPr>
      <w:ins w:id="719" w:author="Михаил Назаров" w:date="2026-06-17T01:43:00Z">
        <w:r w:rsidRPr="00146AE3">
          <w:rPr>
            <w:rPrChange w:id="720" w:author="Михаил Назаров" w:date="2026-06-17T01:43:00Z">
              <w:rPr/>
            </w:rPrChange>
          </w:rPr>
          <w:t xml:space="preserve">        length = </w:t>
        </w:r>
        <w:proofErr w:type="gramStart"/>
        <w:r w:rsidRPr="00146AE3">
          <w:rPr>
            <w:rPrChange w:id="721" w:author="Михаил Назаров" w:date="2026-06-17T01:43:00Z">
              <w:rPr/>
            </w:rPrChange>
          </w:rPr>
          <w:t>self.read</w:t>
        </w:r>
        <w:proofErr w:type="gramEnd"/>
        <w:r w:rsidRPr="00146AE3">
          <w:rPr>
            <w:rPrChange w:id="722" w:author="Михаил Назаров" w:date="2026-06-17T01:43:00Z">
              <w:rPr/>
            </w:rPrChange>
          </w:rPr>
          <w:t>_u32()</w:t>
        </w:r>
      </w:ins>
    </w:p>
    <w:p w14:paraId="27420133" w14:textId="77777777" w:rsidR="00146AE3" w:rsidRPr="00146AE3" w:rsidRDefault="00146AE3">
      <w:pPr>
        <w:pStyle w:val="-732"/>
        <w:rPr>
          <w:ins w:id="723" w:author="Михаил Назаров" w:date="2026-06-17T01:43:00Z"/>
          <w:rPrChange w:id="724" w:author="Михаил Назаров" w:date="2026-06-17T01:43:00Z">
            <w:rPr>
              <w:ins w:id="725" w:author="Михаил Назаров" w:date="2026-06-17T01:43:00Z"/>
            </w:rPr>
          </w:rPrChange>
        </w:rPr>
        <w:pPrChange w:id="726" w:author="Михаил Назаров" w:date="2026-06-17T01:55:00Z">
          <w:pPr/>
        </w:pPrChange>
      </w:pPr>
      <w:ins w:id="727" w:author="Михаил Назаров" w:date="2026-06-17T01:43:00Z">
        <w:r w:rsidRPr="00146AE3">
          <w:rPr>
            <w:rPrChange w:id="728" w:author="Михаил Назаров" w:date="2026-06-17T01:43:00Z">
              <w:rPr/>
            </w:rPrChange>
          </w:rPr>
          <w:t xml:space="preserve">        if length == </w:t>
        </w:r>
        <w:proofErr w:type="spellStart"/>
        <w:proofErr w:type="gramStart"/>
        <w:r w:rsidRPr="00146AE3">
          <w:rPr>
            <w:rPrChange w:id="729" w:author="Михаил Назаров" w:date="2026-06-17T01:43:00Z">
              <w:rPr/>
            </w:rPrChange>
          </w:rPr>
          <w:t>self._</w:t>
        </w:r>
        <w:proofErr w:type="gramEnd"/>
        <w:r w:rsidRPr="00146AE3">
          <w:rPr>
            <w:rPrChange w:id="730" w:author="Михаил Назаров" w:date="2026-06-17T01:43:00Z">
              <w:rPr/>
            </w:rPrChange>
          </w:rPr>
          <w:t>NULL_STRING</w:t>
        </w:r>
        <w:proofErr w:type="spellEnd"/>
        <w:r w:rsidRPr="00146AE3">
          <w:rPr>
            <w:rPrChange w:id="731" w:author="Михаил Назаров" w:date="2026-06-17T01:43:00Z">
              <w:rPr/>
            </w:rPrChange>
          </w:rPr>
          <w:t>:</w:t>
        </w:r>
      </w:ins>
    </w:p>
    <w:p w14:paraId="2A34B83A" w14:textId="77777777" w:rsidR="00146AE3" w:rsidRPr="00146AE3" w:rsidRDefault="00146AE3">
      <w:pPr>
        <w:pStyle w:val="-732"/>
        <w:rPr>
          <w:ins w:id="732" w:author="Михаил Назаров" w:date="2026-06-17T01:43:00Z"/>
          <w:rPrChange w:id="733" w:author="Михаил Назаров" w:date="2026-06-17T01:43:00Z">
            <w:rPr>
              <w:ins w:id="734" w:author="Михаил Назаров" w:date="2026-06-17T01:43:00Z"/>
            </w:rPr>
          </w:rPrChange>
        </w:rPr>
        <w:pPrChange w:id="735" w:author="Михаил Назаров" w:date="2026-06-17T01:55:00Z">
          <w:pPr/>
        </w:pPrChange>
      </w:pPr>
      <w:ins w:id="736" w:author="Михаил Назаров" w:date="2026-06-17T01:43:00Z">
        <w:r w:rsidRPr="00146AE3">
          <w:rPr>
            <w:rPrChange w:id="737" w:author="Михаил Назаров" w:date="2026-06-17T01:43:00Z">
              <w:rPr/>
            </w:rPrChange>
          </w:rPr>
          <w:t xml:space="preserve">            return None</w:t>
        </w:r>
      </w:ins>
    </w:p>
    <w:p w14:paraId="438C5379" w14:textId="77777777" w:rsidR="00146AE3" w:rsidRPr="00146AE3" w:rsidRDefault="00146AE3">
      <w:pPr>
        <w:pStyle w:val="-732"/>
        <w:rPr>
          <w:ins w:id="738" w:author="Михаил Назаров" w:date="2026-06-17T01:43:00Z"/>
          <w:rPrChange w:id="739" w:author="Михаил Назаров" w:date="2026-06-17T01:43:00Z">
            <w:rPr>
              <w:ins w:id="740" w:author="Михаил Назаров" w:date="2026-06-17T01:43:00Z"/>
            </w:rPr>
          </w:rPrChange>
        </w:rPr>
        <w:pPrChange w:id="741" w:author="Михаил Назаров" w:date="2026-06-17T01:55:00Z">
          <w:pPr/>
        </w:pPrChange>
      </w:pPr>
    </w:p>
    <w:p w14:paraId="796B30F4" w14:textId="77777777" w:rsidR="00146AE3" w:rsidRPr="00146AE3" w:rsidRDefault="00146AE3">
      <w:pPr>
        <w:pStyle w:val="-732"/>
        <w:rPr>
          <w:ins w:id="742" w:author="Михаил Назаров" w:date="2026-06-17T01:43:00Z"/>
          <w:rPrChange w:id="743" w:author="Михаил Назаров" w:date="2026-06-17T01:43:00Z">
            <w:rPr>
              <w:ins w:id="744" w:author="Михаил Назаров" w:date="2026-06-17T01:43:00Z"/>
            </w:rPr>
          </w:rPrChange>
        </w:rPr>
        <w:pPrChange w:id="745" w:author="Михаил Назаров" w:date="2026-06-17T01:55:00Z">
          <w:pPr/>
        </w:pPrChange>
      </w:pPr>
      <w:ins w:id="746" w:author="Михаил Назаров" w:date="2026-06-17T01:43:00Z">
        <w:r w:rsidRPr="00146AE3">
          <w:rPr>
            <w:rPrChange w:id="747" w:author="Михаил Назаров" w:date="2026-06-17T01:43:00Z">
              <w:rPr/>
            </w:rPrChange>
          </w:rPr>
          <w:t xml:space="preserve">        raw = </w:t>
        </w:r>
        <w:proofErr w:type="spellStart"/>
        <w:proofErr w:type="gramStart"/>
        <w:r w:rsidRPr="00146AE3">
          <w:rPr>
            <w:rPrChange w:id="748" w:author="Михаил Назаров" w:date="2026-06-17T01:43:00Z">
              <w:rPr/>
            </w:rPrChange>
          </w:rPr>
          <w:t>self.read</w:t>
        </w:r>
        <w:proofErr w:type="gramEnd"/>
        <w:r w:rsidRPr="00146AE3">
          <w:rPr>
            <w:rPrChange w:id="749" w:author="Михаил Назаров" w:date="2026-06-17T01:43:00Z">
              <w:rPr/>
            </w:rPrChange>
          </w:rPr>
          <w:t>_bytes</w:t>
        </w:r>
        <w:proofErr w:type="spellEnd"/>
        <w:r w:rsidRPr="00146AE3">
          <w:rPr>
            <w:rPrChange w:id="750" w:author="Михаил Назаров" w:date="2026-06-17T01:43:00Z">
              <w:rPr/>
            </w:rPrChange>
          </w:rPr>
          <w:t>(length)</w:t>
        </w:r>
      </w:ins>
    </w:p>
    <w:p w14:paraId="20420557" w14:textId="77777777" w:rsidR="00146AE3" w:rsidRPr="00146AE3" w:rsidRDefault="00146AE3">
      <w:pPr>
        <w:pStyle w:val="-732"/>
        <w:rPr>
          <w:ins w:id="751" w:author="Михаил Назаров" w:date="2026-06-17T01:43:00Z"/>
          <w:rPrChange w:id="752" w:author="Михаил Назаров" w:date="2026-06-17T01:43:00Z">
            <w:rPr>
              <w:ins w:id="753" w:author="Михаил Назаров" w:date="2026-06-17T01:43:00Z"/>
            </w:rPr>
          </w:rPrChange>
        </w:rPr>
        <w:pPrChange w:id="754" w:author="Михаил Назаров" w:date="2026-06-17T01:55:00Z">
          <w:pPr/>
        </w:pPrChange>
      </w:pPr>
      <w:ins w:id="755" w:author="Михаил Назаров" w:date="2026-06-17T01:43:00Z">
        <w:r w:rsidRPr="00146AE3">
          <w:rPr>
            <w:rPrChange w:id="756" w:author="Михаил Назаров" w:date="2026-06-17T01:43:00Z">
              <w:rPr/>
            </w:rPrChange>
          </w:rPr>
          <w:t xml:space="preserve">        return </w:t>
        </w:r>
        <w:proofErr w:type="spellStart"/>
        <w:proofErr w:type="gramStart"/>
        <w:r w:rsidRPr="00146AE3">
          <w:rPr>
            <w:rPrChange w:id="757" w:author="Михаил Назаров" w:date="2026-06-17T01:43:00Z">
              <w:rPr/>
            </w:rPrChange>
          </w:rPr>
          <w:t>raw.decode</w:t>
        </w:r>
        <w:proofErr w:type="spellEnd"/>
        <w:proofErr w:type="gramEnd"/>
        <w:r w:rsidRPr="00146AE3">
          <w:rPr>
            <w:rPrChange w:id="758" w:author="Михаил Назаров" w:date="2026-06-17T01:43:00Z">
              <w:rPr/>
            </w:rPrChange>
          </w:rPr>
          <w:t>("utf-8", errors="replace")</w:t>
        </w:r>
      </w:ins>
    </w:p>
    <w:p w14:paraId="1FD3A875" w14:textId="77777777" w:rsidR="00146AE3" w:rsidRPr="00146AE3" w:rsidRDefault="00146AE3">
      <w:pPr>
        <w:pStyle w:val="-732"/>
        <w:rPr>
          <w:ins w:id="759" w:author="Михаил Назаров" w:date="2026-06-17T01:43:00Z"/>
          <w:rPrChange w:id="760" w:author="Михаил Назаров" w:date="2026-06-17T01:43:00Z">
            <w:rPr>
              <w:ins w:id="761" w:author="Михаил Назаров" w:date="2026-06-17T01:43:00Z"/>
            </w:rPr>
          </w:rPrChange>
        </w:rPr>
        <w:pPrChange w:id="762" w:author="Михаил Назаров" w:date="2026-06-17T01:55:00Z">
          <w:pPr/>
        </w:pPrChange>
      </w:pPr>
    </w:p>
    <w:p w14:paraId="15F25FC8" w14:textId="77777777" w:rsidR="00146AE3" w:rsidRPr="00146AE3" w:rsidRDefault="00146AE3">
      <w:pPr>
        <w:pStyle w:val="-732"/>
        <w:rPr>
          <w:ins w:id="763" w:author="Михаил Назаров" w:date="2026-06-17T01:43:00Z"/>
          <w:rPrChange w:id="764" w:author="Михаил Назаров" w:date="2026-06-17T01:43:00Z">
            <w:rPr>
              <w:ins w:id="765" w:author="Михаил Назаров" w:date="2026-06-17T01:43:00Z"/>
            </w:rPr>
          </w:rPrChange>
        </w:rPr>
        <w:pPrChange w:id="766" w:author="Михаил Назаров" w:date="2026-06-17T01:55:00Z">
          <w:pPr/>
        </w:pPrChange>
      </w:pPr>
      <w:ins w:id="767" w:author="Михаил Назаров" w:date="2026-06-17T01:43:00Z">
        <w:r w:rsidRPr="00146AE3">
          <w:rPr>
            <w:rPrChange w:id="768" w:author="Михаил Назаров" w:date="2026-06-17T01:43:00Z">
              <w:rPr/>
            </w:rPrChange>
          </w:rPr>
          <w:t xml:space="preserve">    def </w:t>
        </w:r>
        <w:proofErr w:type="spellStart"/>
        <w:r w:rsidRPr="00146AE3">
          <w:rPr>
            <w:rPrChange w:id="769" w:author="Михаил Назаров" w:date="2026-06-17T01:43:00Z">
              <w:rPr/>
            </w:rPrChange>
          </w:rPr>
          <w:t>read_byte_array</w:t>
        </w:r>
        <w:proofErr w:type="spellEnd"/>
        <w:r w:rsidRPr="00146AE3">
          <w:rPr>
            <w:rPrChange w:id="770" w:author="Михаил Назаров" w:date="2026-06-17T01:43:00Z">
              <w:rPr/>
            </w:rPrChange>
          </w:rPr>
          <w:t>(self) -&gt; bytes | None:</w:t>
        </w:r>
      </w:ins>
    </w:p>
    <w:p w14:paraId="0E5135E1" w14:textId="77777777" w:rsidR="00146AE3" w:rsidRPr="00146AE3" w:rsidRDefault="00146AE3">
      <w:pPr>
        <w:pStyle w:val="-732"/>
        <w:rPr>
          <w:ins w:id="771" w:author="Михаил Назаров" w:date="2026-06-17T01:43:00Z"/>
          <w:rPrChange w:id="772" w:author="Михаил Назаров" w:date="2026-06-17T01:43:00Z">
            <w:rPr>
              <w:ins w:id="773" w:author="Михаил Назаров" w:date="2026-06-17T01:43:00Z"/>
            </w:rPr>
          </w:rPrChange>
        </w:rPr>
        <w:pPrChange w:id="774" w:author="Михаил Назаров" w:date="2026-06-17T01:55:00Z">
          <w:pPr/>
        </w:pPrChange>
      </w:pPr>
      <w:ins w:id="775" w:author="Михаил Назаров" w:date="2026-06-17T01:43:00Z">
        <w:r w:rsidRPr="00146AE3">
          <w:rPr>
            <w:rPrChange w:id="776" w:author="Михаил Назаров" w:date="2026-06-17T01:43:00Z">
              <w:rPr/>
            </w:rPrChange>
          </w:rPr>
          <w:t xml:space="preserve">        length = </w:t>
        </w:r>
        <w:proofErr w:type="gramStart"/>
        <w:r w:rsidRPr="00146AE3">
          <w:rPr>
            <w:rPrChange w:id="777" w:author="Михаил Назаров" w:date="2026-06-17T01:43:00Z">
              <w:rPr/>
            </w:rPrChange>
          </w:rPr>
          <w:t>self.read</w:t>
        </w:r>
        <w:proofErr w:type="gramEnd"/>
        <w:r w:rsidRPr="00146AE3">
          <w:rPr>
            <w:rPrChange w:id="778" w:author="Михаил Назаров" w:date="2026-06-17T01:43:00Z">
              <w:rPr/>
            </w:rPrChange>
          </w:rPr>
          <w:t>_u32()</w:t>
        </w:r>
      </w:ins>
    </w:p>
    <w:p w14:paraId="5C8CB162" w14:textId="77777777" w:rsidR="00146AE3" w:rsidRPr="00146AE3" w:rsidRDefault="00146AE3">
      <w:pPr>
        <w:pStyle w:val="-732"/>
        <w:rPr>
          <w:ins w:id="779" w:author="Михаил Назаров" w:date="2026-06-17T01:43:00Z"/>
          <w:rPrChange w:id="780" w:author="Михаил Назаров" w:date="2026-06-17T01:43:00Z">
            <w:rPr>
              <w:ins w:id="781" w:author="Михаил Назаров" w:date="2026-06-17T01:43:00Z"/>
            </w:rPr>
          </w:rPrChange>
        </w:rPr>
        <w:pPrChange w:id="782" w:author="Михаил Назаров" w:date="2026-06-17T01:55:00Z">
          <w:pPr/>
        </w:pPrChange>
      </w:pPr>
      <w:ins w:id="783" w:author="Михаил Назаров" w:date="2026-06-17T01:43:00Z">
        <w:r w:rsidRPr="00146AE3">
          <w:rPr>
            <w:rPrChange w:id="784" w:author="Михаил Назаров" w:date="2026-06-17T01:43:00Z">
              <w:rPr/>
            </w:rPrChange>
          </w:rPr>
          <w:t xml:space="preserve">        if length == </w:t>
        </w:r>
        <w:proofErr w:type="spellStart"/>
        <w:proofErr w:type="gramStart"/>
        <w:r w:rsidRPr="00146AE3">
          <w:rPr>
            <w:rPrChange w:id="785" w:author="Михаил Назаров" w:date="2026-06-17T01:43:00Z">
              <w:rPr/>
            </w:rPrChange>
          </w:rPr>
          <w:t>self._</w:t>
        </w:r>
        <w:proofErr w:type="gramEnd"/>
        <w:r w:rsidRPr="00146AE3">
          <w:rPr>
            <w:rPrChange w:id="786" w:author="Михаил Назаров" w:date="2026-06-17T01:43:00Z">
              <w:rPr/>
            </w:rPrChange>
          </w:rPr>
          <w:t>NULL_STRING</w:t>
        </w:r>
        <w:proofErr w:type="spellEnd"/>
        <w:r w:rsidRPr="00146AE3">
          <w:rPr>
            <w:rPrChange w:id="787" w:author="Михаил Назаров" w:date="2026-06-17T01:43:00Z">
              <w:rPr/>
            </w:rPrChange>
          </w:rPr>
          <w:t>:</w:t>
        </w:r>
      </w:ins>
    </w:p>
    <w:p w14:paraId="1C7DE2BB" w14:textId="77777777" w:rsidR="00146AE3" w:rsidRPr="00146AE3" w:rsidRDefault="00146AE3">
      <w:pPr>
        <w:pStyle w:val="-732"/>
        <w:rPr>
          <w:ins w:id="788" w:author="Михаил Назаров" w:date="2026-06-17T01:43:00Z"/>
          <w:rPrChange w:id="789" w:author="Михаил Назаров" w:date="2026-06-17T01:43:00Z">
            <w:rPr>
              <w:ins w:id="790" w:author="Михаил Назаров" w:date="2026-06-17T01:43:00Z"/>
            </w:rPr>
          </w:rPrChange>
        </w:rPr>
        <w:pPrChange w:id="791" w:author="Михаил Назаров" w:date="2026-06-17T01:55:00Z">
          <w:pPr/>
        </w:pPrChange>
      </w:pPr>
      <w:ins w:id="792" w:author="Михаил Назаров" w:date="2026-06-17T01:43:00Z">
        <w:r w:rsidRPr="00146AE3">
          <w:rPr>
            <w:rPrChange w:id="793" w:author="Михаил Назаров" w:date="2026-06-17T01:43:00Z">
              <w:rPr/>
            </w:rPrChange>
          </w:rPr>
          <w:t xml:space="preserve">            return None</w:t>
        </w:r>
      </w:ins>
    </w:p>
    <w:p w14:paraId="246FE984" w14:textId="77777777" w:rsidR="00146AE3" w:rsidRPr="00146AE3" w:rsidRDefault="00146AE3">
      <w:pPr>
        <w:pStyle w:val="-732"/>
        <w:rPr>
          <w:ins w:id="794" w:author="Михаил Назаров" w:date="2026-06-17T01:43:00Z"/>
          <w:rPrChange w:id="795" w:author="Михаил Назаров" w:date="2026-06-17T01:43:00Z">
            <w:rPr>
              <w:ins w:id="796" w:author="Михаил Назаров" w:date="2026-06-17T01:43:00Z"/>
            </w:rPr>
          </w:rPrChange>
        </w:rPr>
        <w:pPrChange w:id="797" w:author="Михаил Назаров" w:date="2026-06-17T01:55:00Z">
          <w:pPr/>
        </w:pPrChange>
      </w:pPr>
      <w:ins w:id="798" w:author="Михаил Назаров" w:date="2026-06-17T01:43:00Z">
        <w:r w:rsidRPr="00146AE3">
          <w:rPr>
            <w:rPrChange w:id="799" w:author="Михаил Назаров" w:date="2026-06-17T01:43:00Z">
              <w:rPr/>
            </w:rPrChange>
          </w:rPr>
          <w:t xml:space="preserve">        if length &gt;= 0x7FFFFFFF:</w:t>
        </w:r>
      </w:ins>
    </w:p>
    <w:p w14:paraId="745E2EAA" w14:textId="77777777" w:rsidR="00146AE3" w:rsidRPr="001C0D39" w:rsidRDefault="00146AE3">
      <w:pPr>
        <w:pStyle w:val="-732"/>
        <w:rPr>
          <w:ins w:id="800" w:author="Михаил Назаров" w:date="2026-06-17T01:43:00Z"/>
        </w:rPr>
        <w:pPrChange w:id="801" w:author="Михаил Назаров" w:date="2026-06-17T01:55:00Z">
          <w:pPr/>
        </w:pPrChange>
      </w:pPr>
      <w:ins w:id="802" w:author="Михаил Назаров" w:date="2026-06-17T01:43:00Z">
        <w:r w:rsidRPr="00146AE3">
          <w:rPr>
            <w:rPrChange w:id="803" w:author="Михаил Назаров" w:date="2026-06-17T01:43:00Z">
              <w:rPr/>
            </w:rPrChange>
          </w:rPr>
          <w:t xml:space="preserve">            raise </w:t>
        </w:r>
        <w:proofErr w:type="spellStart"/>
        <w:proofErr w:type="gramStart"/>
        <w:r w:rsidRPr="00146AE3">
          <w:rPr>
            <w:rPrChange w:id="804" w:author="Михаил Назаров" w:date="2026-06-17T01:43:00Z">
              <w:rPr/>
            </w:rPrChange>
          </w:rPr>
          <w:t>ValueError</w:t>
        </w:r>
        <w:proofErr w:type="spellEnd"/>
        <w:r w:rsidRPr="00146AE3">
          <w:rPr>
            <w:rPrChange w:id="805" w:author="Михаил Назаров" w:date="2026-06-17T01:43:00Z">
              <w:rPr/>
            </w:rPrChange>
          </w:rPr>
          <w:t>(</w:t>
        </w:r>
        <w:proofErr w:type="spellStart"/>
        <w:proofErr w:type="gramEnd"/>
        <w:r w:rsidRPr="00146AE3">
          <w:rPr>
            <w:rPrChange w:id="806" w:author="Михаил Назаров" w:date="2026-06-17T01:43:00Z">
              <w:rPr/>
            </w:rPrChange>
          </w:rPr>
          <w:t>f"</w:t>
        </w:r>
        <w:r>
          <w:t>Некорректная</w:t>
        </w:r>
        <w:proofErr w:type="spellEnd"/>
        <w:r w:rsidRPr="006D4727">
          <w:t xml:space="preserve"> </w:t>
        </w:r>
        <w:proofErr w:type="spellStart"/>
        <w:r>
          <w:t>длина</w:t>
        </w:r>
        <w:proofErr w:type="spellEnd"/>
        <w:r w:rsidRPr="006D4727">
          <w:t xml:space="preserve"> byte array: 0x{length:08x}")</w:t>
        </w:r>
      </w:ins>
    </w:p>
    <w:p w14:paraId="5D5AAECF" w14:textId="5C31150F" w:rsidR="00C556AB" w:rsidRPr="001C0D39" w:rsidRDefault="00146AE3">
      <w:pPr>
        <w:pStyle w:val="-732"/>
        <w:pPrChange w:id="807" w:author="Михаил Назаров" w:date="2026-06-17T01:55:00Z">
          <w:pPr/>
        </w:pPrChange>
      </w:pPr>
      <w:ins w:id="808" w:author="Михаил Назаров" w:date="2026-06-17T01:43:00Z">
        <w:r w:rsidRPr="001C0D39">
          <w:t xml:space="preserve">        return </w:t>
        </w:r>
        <w:proofErr w:type="spellStart"/>
        <w:proofErr w:type="gramStart"/>
        <w:r w:rsidRPr="001C0D39">
          <w:t>self.read</w:t>
        </w:r>
        <w:proofErr w:type="gramEnd"/>
        <w:r w:rsidRPr="001C0D39">
          <w:t>_bytes</w:t>
        </w:r>
        <w:proofErr w:type="spellEnd"/>
        <w:r w:rsidRPr="001C0D39">
          <w:t>(length)</w:t>
        </w:r>
      </w:ins>
    </w:p>
    <w:p w14:paraId="35FC52F4" w14:textId="77777777" w:rsidR="00E537E2" w:rsidRPr="00146AE3" w:rsidRDefault="00E537E2" w:rsidP="00E537E2">
      <w:pPr>
        <w:rPr>
          <w:lang w:val="en-US"/>
          <w:rPrChange w:id="809" w:author="Михаил Назаров" w:date="2026-06-17T01:43:00Z">
            <w:rPr/>
          </w:rPrChange>
        </w:rPr>
      </w:pPr>
    </w:p>
    <w:sectPr w:rsidR="00E537E2" w:rsidRPr="00146AE3" w:rsidSect="0053725F">
      <w:headerReference w:type="default" r:id="rId14"/>
      <w:footerReference w:type="default" r:id="rId15"/>
      <w:pgSz w:w="11906" w:h="16838" w:code="9"/>
      <w:pgMar w:top="1134" w:right="567" w:bottom="1134" w:left="1701" w:header="567" w:footer="567" w:gutter="0"/>
      <w:cols w:space="708"/>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2" w:author="anonymous" w:date="2026-06-18T17:17:00Z" w:initials="a">
    <w:p w14:paraId="0AB2B0A3" w14:textId="24858586" w:rsidR="00B549D6" w:rsidRDefault="00B549D6">
      <w:pPr>
        <w:pStyle w:val="afd"/>
      </w:pPr>
      <w:r>
        <w:rPr>
          <w:rStyle w:val="afc"/>
        </w:rPr>
        <w:annotationRef/>
      </w:r>
      <w:r>
        <w:t>Добавьте ссылки на эти источники сюда, будет лучше</w:t>
      </w:r>
    </w:p>
  </w:comment>
  <w:comment w:id="4" w:author="anonymous" w:date="2026-06-18T17:17:00Z" w:initials="a">
    <w:p w14:paraId="5CE9BBBB" w14:textId="5D5C892E" w:rsidR="00B549D6" w:rsidRDefault="00B549D6">
      <w:pPr>
        <w:pStyle w:val="afd"/>
      </w:pPr>
      <w:r>
        <w:rPr>
          <w:rStyle w:val="afc"/>
        </w:rPr>
        <w:annotationRef/>
      </w:r>
      <w:r>
        <w:t>Дефис – символ для разделения слогов в слове</w:t>
      </w:r>
    </w:p>
    <w:p w14:paraId="38BE2252" w14:textId="77777777" w:rsidR="00B549D6" w:rsidRDefault="00B549D6">
      <w:pPr>
        <w:pStyle w:val="afd"/>
      </w:pPr>
      <w:r>
        <w:t>Тире – для разделения слов в предложении</w:t>
      </w:r>
    </w:p>
    <w:p w14:paraId="7987D366" w14:textId="77777777" w:rsidR="00B549D6" w:rsidRDefault="00B549D6">
      <w:pPr>
        <w:pStyle w:val="afd"/>
      </w:pPr>
    </w:p>
    <w:p w14:paraId="26D3D7DA" w14:textId="77777777" w:rsidR="00B549D6" w:rsidRDefault="00B549D6" w:rsidP="00483E4A">
      <w:pPr>
        <w:pStyle w:val="afd"/>
        <w:ind w:firstLine="0"/>
      </w:pPr>
      <w:r>
        <w:t>Тут нужно тире всё же</w:t>
      </w:r>
    </w:p>
    <w:p w14:paraId="0F75B253" w14:textId="70C1BD3F" w:rsidR="00B549D6" w:rsidRDefault="00B549D6" w:rsidP="00483E4A">
      <w:pPr>
        <w:pStyle w:val="afd"/>
        <w:ind w:firstLine="0"/>
      </w:pPr>
      <w:r>
        <w:t>Просьба по всему тексту далее это выявить</w:t>
      </w:r>
    </w:p>
  </w:comment>
  <w:comment w:id="25" w:author="anonymous" w:date="2026-05-28T11:46:00Z" w:initials="a">
    <w:p w14:paraId="520E0F46" w14:textId="77777777" w:rsidR="00B549D6" w:rsidRDefault="00B549D6">
      <w:pPr>
        <w:pStyle w:val="afd"/>
      </w:pPr>
      <w:r>
        <w:rPr>
          <w:rStyle w:val="afc"/>
        </w:rPr>
        <w:annotationRef/>
      </w:r>
      <w:r>
        <w:t>А методология здесь где?</w:t>
      </w:r>
    </w:p>
    <w:p w14:paraId="33298C02" w14:textId="77777777" w:rsidR="00B549D6" w:rsidRDefault="00B549D6">
      <w:pPr>
        <w:pStyle w:val="afd"/>
      </w:pPr>
      <w:r>
        <w:t>Какие методы исследования Вы использовали?</w:t>
      </w:r>
    </w:p>
    <w:p w14:paraId="579C9B73" w14:textId="77777777" w:rsidR="00B549D6" w:rsidRDefault="00B549D6">
      <w:pPr>
        <w:pStyle w:val="afd"/>
      </w:pPr>
      <w:r>
        <w:t>Ниже только теоретические вопросы освящены</w:t>
      </w:r>
    </w:p>
    <w:p w14:paraId="2543697E" w14:textId="1AB3B28C" w:rsidR="00B549D6" w:rsidRDefault="00B549D6">
      <w:pPr>
        <w:pStyle w:val="afd"/>
      </w:pPr>
      <w:r>
        <w:t>Этот абзац и то, что выше/ниже, не является требованием к нашим КР, но раз Вы их оставляете, то надо корректно использовать сущности</w:t>
      </w:r>
    </w:p>
  </w:comment>
  <w:comment w:id="69" w:author="anonymous" w:date="2026-06-18T17:24:00Z" w:initials="a">
    <w:p w14:paraId="7E011C8B" w14:textId="5AD53992" w:rsidR="00B549D6" w:rsidRDefault="00B549D6">
      <w:pPr>
        <w:pStyle w:val="afd"/>
      </w:pPr>
      <w:r>
        <w:rPr>
          <w:rStyle w:val="afc"/>
        </w:rPr>
        <w:annotationRef/>
      </w:r>
      <w:r>
        <w:t>Нет ссылки на рисунок</w:t>
      </w:r>
    </w:p>
  </w:comment>
  <w:comment w:id="70" w:author="anonymous" w:date="2026-06-18T17:24:00Z" w:initials="a">
    <w:p w14:paraId="410E6CE2" w14:textId="208140A8" w:rsidR="00B549D6" w:rsidRDefault="00B549D6">
      <w:pPr>
        <w:pStyle w:val="afd"/>
      </w:pPr>
      <w:r>
        <w:rPr>
          <w:rStyle w:val="afc"/>
        </w:rPr>
        <w:annotationRef/>
      </w:r>
      <w:r>
        <w:t>Зачем продублирован заголовок на самом рисунке?</w:t>
      </w:r>
    </w:p>
  </w:comment>
  <w:comment w:id="211" w:author="anonymous" w:date="2026-06-18T17:29:00Z" w:initials="a">
    <w:p w14:paraId="01890C47" w14:textId="26BD8683" w:rsidR="00B549D6" w:rsidRPr="00B549D6" w:rsidRDefault="00B549D6">
      <w:pPr>
        <w:pStyle w:val="afd"/>
      </w:pPr>
      <w:r>
        <w:rPr>
          <w:rStyle w:val="afc"/>
        </w:rPr>
        <w:annotationRef/>
      </w:r>
      <w:r>
        <w:t xml:space="preserve">Нужно было сослаться только впервые, уже 3-й или 4-й раз ссылку на эту </w:t>
      </w:r>
      <w:r>
        <w:rPr>
          <w:lang w:val="en-US"/>
        </w:rPr>
        <w:t>CVE</w:t>
      </w:r>
      <w:r w:rsidRPr="00B549D6">
        <w:t xml:space="preserve"> </w:t>
      </w:r>
      <w:r>
        <w:t>приводите, это излишне</w:t>
      </w:r>
    </w:p>
  </w:comment>
  <w:comment w:id="213" w:author="anonymous" w:date="2026-05-28T12:29:00Z" w:initials="a">
    <w:p w14:paraId="34C1DC2E" w14:textId="77777777" w:rsidR="00B549D6" w:rsidRDefault="00B549D6">
      <w:pPr>
        <w:pStyle w:val="afd"/>
      </w:pPr>
      <w:r>
        <w:rPr>
          <w:rStyle w:val="afc"/>
        </w:rPr>
        <w:annotationRef/>
      </w:r>
      <w:proofErr w:type="spellStart"/>
      <w:r>
        <w:t>Втф</w:t>
      </w:r>
      <w:proofErr w:type="spellEnd"/>
      <w:r>
        <w:t>?</w:t>
      </w:r>
    </w:p>
    <w:p w14:paraId="5006F0F2" w14:textId="77777777" w:rsidR="00B549D6" w:rsidRDefault="00B549D6">
      <w:pPr>
        <w:pStyle w:val="afd"/>
      </w:pPr>
      <w:r>
        <w:t>До этого были выводы по 1 разделу</w:t>
      </w:r>
    </w:p>
    <w:p w14:paraId="01DD188B" w14:textId="6015CA75" w:rsidR="00B549D6" w:rsidRDefault="00B549D6">
      <w:pPr>
        <w:pStyle w:val="afd"/>
      </w:pPr>
      <w:r>
        <w:t>Почему тут 1.3 появился?</w:t>
      </w:r>
    </w:p>
  </w:comment>
  <w:comment w:id="214" w:author="anonymous" w:date="2026-06-18T17:29:00Z" w:initials="a">
    <w:p w14:paraId="4FDE2682" w14:textId="1D3AE39F" w:rsidR="00B549D6" w:rsidRPr="00B549D6" w:rsidRDefault="00B549D6">
      <w:pPr>
        <w:pStyle w:val="afd"/>
      </w:pPr>
      <w:r>
        <w:rPr>
          <w:rStyle w:val="afc"/>
        </w:rPr>
        <w:annotationRef/>
      </w:r>
      <w:r>
        <w:t xml:space="preserve">У Вас выше уже выводы по разделу были, </w:t>
      </w:r>
      <w:r>
        <w:rPr>
          <w:lang w:val="en-US"/>
        </w:rPr>
        <w:t>wtf</w:t>
      </w:r>
      <w:r>
        <w:t>?</w:t>
      </w:r>
    </w:p>
  </w:comment>
  <w:comment w:id="218" w:author="anonymous" w:date="2026-06-18T17:30:00Z" w:initials="a">
    <w:p w14:paraId="773B190F" w14:textId="61C37B43" w:rsidR="00B549D6" w:rsidRPr="00B549D6" w:rsidRDefault="00B549D6">
      <w:pPr>
        <w:pStyle w:val="afd"/>
      </w:pPr>
      <w:r>
        <w:rPr>
          <w:rStyle w:val="afc"/>
        </w:rPr>
        <w:annotationRef/>
      </w:r>
      <w:r>
        <w:t xml:space="preserve">Очень избирательно Вы </w:t>
      </w:r>
      <w:r>
        <w:rPr>
          <w:lang w:val="en-US"/>
        </w:rPr>
        <w:t>Courier</w:t>
      </w:r>
      <w:r w:rsidRPr="00B549D6">
        <w:t xml:space="preserve"> </w:t>
      </w:r>
      <w:r>
        <w:t>использовали по тексту, дошли до 1.3, видимо, и устали… Надо же было по всему тексту работы поправить, сделать единообразно</w:t>
      </w:r>
    </w:p>
  </w:comment>
  <w:comment w:id="219" w:author="anonymous" w:date="2026-05-28T12:31:00Z" w:initials="a">
    <w:p w14:paraId="07D66ADB" w14:textId="0A88C1F4" w:rsidR="00B549D6" w:rsidRDefault="00B549D6">
      <w:pPr>
        <w:pStyle w:val="afd"/>
      </w:pPr>
      <w:r>
        <w:rPr>
          <w:rStyle w:val="afc"/>
        </w:rPr>
        <w:annotationRef/>
      </w:r>
      <w:r>
        <w:t>Мб, тут реверс-инжиниринг использовать?</w:t>
      </w:r>
    </w:p>
  </w:comment>
  <w:comment w:id="243" w:author="anonymous" w:date="2026-05-28T12:39:00Z" w:initials="a">
    <w:p w14:paraId="418E84A3" w14:textId="205BDA76" w:rsidR="00B549D6" w:rsidRDefault="00B549D6">
      <w:pPr>
        <w:pStyle w:val="afd"/>
      </w:pPr>
      <w:r>
        <w:rPr>
          <w:rStyle w:val="afc"/>
        </w:rPr>
        <w:annotationRef/>
      </w:r>
      <w:r>
        <w:t xml:space="preserve">Когда разрывают таблицу, по ГОСТу принято, чтобы не нагромождать ничего, сделать </w:t>
      </w:r>
      <w:proofErr w:type="spellStart"/>
      <w:r>
        <w:t>доп</w:t>
      </w:r>
      <w:proofErr w:type="spellEnd"/>
      <w:r>
        <w:t xml:space="preserve"> строку после заголовка с номерами столбцов, которую и переносить на след страницу</w:t>
      </w:r>
    </w:p>
  </w:comment>
  <w:comment w:id="244" w:author="anonymous" w:date="2026-06-18T17:31:00Z" w:initials="a">
    <w:p w14:paraId="763EB4E1" w14:textId="675D1ACF" w:rsidR="00B549D6" w:rsidRDefault="00B549D6">
      <w:pPr>
        <w:pStyle w:val="afd"/>
      </w:pPr>
      <w:r>
        <w:rPr>
          <w:rStyle w:val="afc"/>
        </w:rPr>
        <w:annotationRef/>
      </w:r>
      <w:r>
        <w:t>У Вас стиль вообще не такой, как у таблицы выше, либо делайте везде, как тут, либо как там, чтобы было единообразие</w:t>
      </w:r>
    </w:p>
  </w:comment>
  <w:comment w:id="245" w:author="anonymous" w:date="2026-06-18T17:32:00Z" w:initials="a">
    <w:p w14:paraId="79DA5229" w14:textId="5CCE3F14" w:rsidR="00B549D6" w:rsidRDefault="00B549D6">
      <w:pPr>
        <w:pStyle w:val="afd"/>
      </w:pPr>
      <w:r>
        <w:rPr>
          <w:rStyle w:val="afc"/>
        </w:rPr>
        <w:annotationRef/>
      </w:r>
      <w:r>
        <w:t>Заголовок от таблицы не принято отрывать</w:t>
      </w:r>
    </w:p>
  </w:comment>
  <w:comment w:id="270" w:author="anonymous" w:date="2026-05-28T12:43:00Z" w:initials="a">
    <w:p w14:paraId="3FE6F75D" w14:textId="77777777" w:rsidR="00B549D6" w:rsidRDefault="00B549D6">
      <w:pPr>
        <w:pStyle w:val="afd"/>
      </w:pPr>
      <w:r>
        <w:rPr>
          <w:rStyle w:val="afc"/>
        </w:rPr>
        <w:annotationRef/>
      </w:r>
      <w:r>
        <w:t>Вы не про девушек пишете</w:t>
      </w:r>
    </w:p>
    <w:p w14:paraId="7547D389" w14:textId="77777777" w:rsidR="00B549D6" w:rsidRDefault="00B549D6">
      <w:pPr>
        <w:pStyle w:val="afd"/>
      </w:pPr>
      <w:r>
        <w:t>А пытаетесь хотя бы в каком-т виде науку плодить</w:t>
      </w:r>
    </w:p>
    <w:p w14:paraId="3A074B07" w14:textId="43F6CC95" w:rsidR="00B549D6" w:rsidRDefault="00B549D6">
      <w:pPr>
        <w:pStyle w:val="afd"/>
      </w:pPr>
      <w:r>
        <w:t>Плохое слово</w:t>
      </w:r>
    </w:p>
  </w:comment>
  <w:comment w:id="281" w:author="anonymous" w:date="2026-05-28T12:46:00Z" w:initials="a">
    <w:p w14:paraId="35F9A6CE" w14:textId="3C29792C" w:rsidR="00B549D6" w:rsidRDefault="00B549D6">
      <w:pPr>
        <w:pStyle w:val="afd"/>
      </w:pPr>
      <w:r>
        <w:rPr>
          <w:rStyle w:val="afc"/>
        </w:rPr>
        <w:annotationRef/>
      </w:r>
      <w:r>
        <w:t>Как это может произойти?</w:t>
      </w:r>
    </w:p>
  </w:comment>
  <w:comment w:id="444" w:author="anonymous" w:date="2026-05-28T12:50:00Z" w:initials="a">
    <w:p w14:paraId="2C7AF260" w14:textId="77A6248B" w:rsidR="00B549D6" w:rsidRDefault="00B549D6">
      <w:pPr>
        <w:pStyle w:val="afd"/>
      </w:pPr>
      <w:r>
        <w:rPr>
          <w:rStyle w:val="afc"/>
        </w:rPr>
        <w:annotationRef/>
      </w:r>
      <w:r>
        <w:t>По какому критерию?</w:t>
      </w:r>
    </w:p>
  </w:comment>
  <w:comment w:id="461" w:author="anonymous" w:date="2026-06-18T17:39:00Z" w:initials="a">
    <w:p w14:paraId="651A469E" w14:textId="77777777" w:rsidR="007C7867" w:rsidRDefault="007C7867">
      <w:pPr>
        <w:pStyle w:val="afd"/>
      </w:pPr>
      <w:r>
        <w:rPr>
          <w:rStyle w:val="afc"/>
        </w:rPr>
        <w:annotationRef/>
      </w:r>
      <w:r>
        <w:t>У Вас почему-т отсюда отступы по 6пт идут</w:t>
      </w:r>
    </w:p>
    <w:p w14:paraId="67DD9C22" w14:textId="2C5C90EF" w:rsidR="007C7867" w:rsidRDefault="007C7867">
      <w:pPr>
        <w:pStyle w:val="afd"/>
      </w:pPr>
      <w:r>
        <w:t>Нужно, чтобы их не было</w:t>
      </w:r>
    </w:p>
  </w:comment>
  <w:comment w:id="471" w:author="anonymous" w:date="2026-06-18T17:39:00Z" w:initials="a">
    <w:p w14:paraId="450B25A4" w14:textId="45B475FA" w:rsidR="007C7867" w:rsidRDefault="007C7867">
      <w:pPr>
        <w:pStyle w:val="afd"/>
      </w:pPr>
      <w:r>
        <w:rPr>
          <w:rStyle w:val="afc"/>
        </w:rPr>
        <w:annotationRef/>
      </w:r>
      <w:r>
        <w:t>После двоеточия с большой буквы не начинают текст</w:t>
      </w:r>
    </w:p>
  </w:comment>
  <w:comment w:id="472" w:author="anonymous" w:date="2026-06-18T17:40:00Z" w:initials="a">
    <w:p w14:paraId="371EDF99" w14:textId="73137C37" w:rsidR="007C7867" w:rsidRDefault="007C7867">
      <w:pPr>
        <w:pStyle w:val="afd"/>
      </w:pPr>
      <w:r>
        <w:rPr>
          <w:rStyle w:val="afc"/>
        </w:rPr>
        <w:annotationRef/>
      </w:r>
      <w:r>
        <w:t>Устал исправлять в формульном виде всё, дальше сами</w:t>
      </w:r>
    </w:p>
  </w:comment>
  <w:comment w:id="529" w:author="anonymous" w:date="2026-05-28T12:56:00Z" w:initials="a">
    <w:p w14:paraId="1B357A80" w14:textId="77777777" w:rsidR="00B549D6" w:rsidRDefault="00B549D6">
      <w:pPr>
        <w:pStyle w:val="afd"/>
      </w:pPr>
      <w:r>
        <w:rPr>
          <w:rStyle w:val="afc"/>
        </w:rPr>
        <w:annotationRef/>
      </w:r>
      <w:r>
        <w:t>Почему методологическое?</w:t>
      </w:r>
    </w:p>
    <w:p w14:paraId="24F75E82" w14:textId="3B2F41FE" w:rsidR="00B549D6" w:rsidRDefault="00B549D6">
      <w:pPr>
        <w:pStyle w:val="afd"/>
      </w:pPr>
      <w:r>
        <w:t>Поясните</w:t>
      </w:r>
    </w:p>
  </w:comment>
  <w:comment w:id="531" w:author="anonymous" w:date="2026-06-18T17:42:00Z" w:initials="a">
    <w:p w14:paraId="34086D70" w14:textId="1C45A84D" w:rsidR="007C7867" w:rsidRPr="007C7867" w:rsidRDefault="007C7867" w:rsidP="007C7867">
      <w:pPr>
        <w:pStyle w:val="afd"/>
        <w:ind w:firstLine="0"/>
      </w:pPr>
      <w:r>
        <w:rPr>
          <w:rStyle w:val="afc"/>
        </w:rPr>
        <w:annotationRef/>
      </w:r>
      <w:r>
        <w:t>Должны быть сущности-объекты, а не сущности-процессы</w:t>
      </w:r>
    </w:p>
  </w:comment>
  <w:comment w:id="543" w:author="anonymous" w:date="2026-06-18T17:43:00Z" w:initials="a">
    <w:p w14:paraId="00998839" w14:textId="77777777" w:rsidR="007C7867" w:rsidRDefault="007C7867">
      <w:pPr>
        <w:pStyle w:val="afd"/>
      </w:pPr>
      <w:r>
        <w:rPr>
          <w:rStyle w:val="afc"/>
        </w:rPr>
        <w:annotationRef/>
      </w:r>
      <w:r>
        <w:t xml:space="preserve">Маркер генерации текста с </w:t>
      </w:r>
      <w:proofErr w:type="spellStart"/>
      <w:r>
        <w:t>нейронкой</w:t>
      </w:r>
      <w:proofErr w:type="spellEnd"/>
      <w:r>
        <w:t xml:space="preserve"> или слепого копирования с сайта в сети Интернет</w:t>
      </w:r>
    </w:p>
    <w:p w14:paraId="37564081" w14:textId="58F99433" w:rsidR="007C7867" w:rsidRDefault="007C7867">
      <w:pPr>
        <w:pStyle w:val="afd"/>
      </w:pPr>
      <w:r>
        <w:t>Склоняюсь опять же к 1-му варианту</w:t>
      </w:r>
    </w:p>
  </w:comment>
  <w:comment w:id="545" w:author="anonymous" w:date="2026-06-18T17:44:00Z" w:initials="a">
    <w:p w14:paraId="1A38CDB9" w14:textId="760DEF18" w:rsidR="007C7867" w:rsidRDefault="007C7867">
      <w:pPr>
        <w:pStyle w:val="afd"/>
      </w:pPr>
      <w:r>
        <w:rPr>
          <w:rStyle w:val="afc"/>
        </w:rPr>
        <w:annotationRef/>
      </w:r>
      <w:r>
        <w:t>У Вас ниже 4 модуля</w:t>
      </w:r>
    </w:p>
  </w:comment>
  <w:comment w:id="546" w:author="anonymous" w:date="2026-06-18T17:45:00Z" w:initials="a">
    <w:p w14:paraId="0F9A71EB" w14:textId="4297C1B3" w:rsidR="007C7867" w:rsidRDefault="007C7867">
      <w:pPr>
        <w:pStyle w:val="afd"/>
      </w:pPr>
      <w:r>
        <w:rPr>
          <w:rStyle w:val="afc"/>
        </w:rPr>
        <w:annotationRef/>
      </w:r>
      <w:r>
        <w:t>Что значит «независимый модуль»?</w:t>
      </w:r>
    </w:p>
  </w:comment>
  <w:comment w:id="544" w:author="anonymous" w:date="2026-06-18T17:44:00Z" w:initials="a">
    <w:p w14:paraId="55F90DBD" w14:textId="77777777" w:rsidR="007C7867" w:rsidRDefault="007C7867" w:rsidP="007C7867">
      <w:pPr>
        <w:pStyle w:val="afd"/>
      </w:pPr>
      <w:r>
        <w:rPr>
          <w:rStyle w:val="afc"/>
        </w:rPr>
        <w:annotationRef/>
      </w:r>
      <w:r>
        <w:t>Они никак не связываются друг с другом?</w:t>
      </w:r>
    </w:p>
    <w:p w14:paraId="063811F9" w14:textId="77777777" w:rsidR="007C7867" w:rsidRDefault="007C7867" w:rsidP="007C7867">
      <w:pPr>
        <w:pStyle w:val="afd"/>
      </w:pPr>
      <w:r>
        <w:t>Не запускаются последовательно?</w:t>
      </w:r>
    </w:p>
    <w:p w14:paraId="0FE6CEDE" w14:textId="5C9E9E6C" w:rsidR="007C7867" w:rsidRDefault="007C7867" w:rsidP="007C7867">
      <w:pPr>
        <w:pStyle w:val="afd"/>
      </w:pPr>
      <w:r>
        <w:t>Нужна иллюстрация</w:t>
      </w:r>
    </w:p>
  </w:comment>
  <w:comment w:id="549" w:author="anonymous" w:date="2026-06-18T17:46:00Z" w:initials="a">
    <w:p w14:paraId="52EEBA95" w14:textId="6C52BDB8" w:rsidR="007C7867" w:rsidRDefault="007C7867">
      <w:pPr>
        <w:pStyle w:val="afd"/>
      </w:pPr>
      <w:r>
        <w:rPr>
          <w:rStyle w:val="afc"/>
        </w:rPr>
        <w:annotationRef/>
      </w:r>
      <w:r>
        <w:t>Почему нельзя тип хранить?</w:t>
      </w:r>
    </w:p>
  </w:comment>
  <w:comment w:id="552" w:author="anonymous" w:date="2026-06-18T17:46:00Z" w:initials="a">
    <w:p w14:paraId="1D7DAD9C" w14:textId="77777777" w:rsidR="007C7867" w:rsidRDefault="007C7867">
      <w:pPr>
        <w:pStyle w:val="afd"/>
      </w:pPr>
      <w:r>
        <w:rPr>
          <w:rStyle w:val="afc"/>
        </w:rPr>
        <w:annotationRef/>
      </w:r>
      <w:r>
        <w:t>Плохое слово</w:t>
      </w:r>
    </w:p>
    <w:p w14:paraId="3D452006" w14:textId="371C5AD7" w:rsidR="007C7867" w:rsidRDefault="007C7867">
      <w:pPr>
        <w:pStyle w:val="afd"/>
      </w:pPr>
      <w:r>
        <w:t>Мб, алгоритм разбора или последовательность разбора?</w:t>
      </w:r>
    </w:p>
  </w:comment>
  <w:comment w:id="553" w:author="anonymous" w:date="2026-06-18T17:47:00Z" w:initials="a">
    <w:p w14:paraId="55D5B050" w14:textId="3BE9DD07" w:rsidR="007C7867" w:rsidRDefault="007C7867">
      <w:pPr>
        <w:pStyle w:val="afd"/>
      </w:pPr>
      <w:r>
        <w:rPr>
          <w:rStyle w:val="afc"/>
        </w:rPr>
        <w:annotationRef/>
      </w:r>
      <w:r>
        <w:t>А зачем?</w:t>
      </w:r>
    </w:p>
  </w:comment>
  <w:comment w:id="555" w:author="anonymous" w:date="2026-06-18T17:47:00Z" w:initials="a">
    <w:p w14:paraId="170D7D84" w14:textId="3D9D891F" w:rsidR="007C7867" w:rsidRDefault="007C7867">
      <w:pPr>
        <w:pStyle w:val="afd"/>
      </w:pPr>
      <w:r>
        <w:rPr>
          <w:rStyle w:val="afc"/>
        </w:rPr>
        <w:annotationRef/>
      </w:r>
      <w:r>
        <w:t>Я бы при первом упоминании ввёл бы сокращение по первым буквам и не тащил бы постоянно всё название</w:t>
      </w:r>
    </w:p>
  </w:comment>
  <w:comment w:id="556" w:author="anonymous" w:date="2026-06-18T17:47:00Z" w:initials="a">
    <w:p w14:paraId="5FA24406" w14:textId="62D78919" w:rsidR="007C7867" w:rsidRDefault="007C7867">
      <w:pPr>
        <w:pStyle w:val="afd"/>
      </w:pPr>
      <w:r>
        <w:rPr>
          <w:rStyle w:val="afc"/>
        </w:rPr>
        <w:annotationRef/>
      </w:r>
      <w:r>
        <w:t>Это где?</w:t>
      </w:r>
    </w:p>
  </w:comment>
  <w:comment w:id="557" w:author="anonymous" w:date="2026-06-18T17:47:00Z" w:initials="a">
    <w:p w14:paraId="65370DDF" w14:textId="3EA85A96" w:rsidR="00187021" w:rsidRDefault="00187021">
      <w:pPr>
        <w:pStyle w:val="afd"/>
      </w:pPr>
      <w:r>
        <w:rPr>
          <w:rStyle w:val="afc"/>
        </w:rPr>
        <w:annotationRef/>
      </w:r>
      <w:r>
        <w:t xml:space="preserve">Дальше </w:t>
      </w:r>
      <w:proofErr w:type="spellStart"/>
      <w:r>
        <w:t>нейронка</w:t>
      </w:r>
      <w:proofErr w:type="spellEnd"/>
      <w:r>
        <w:t xml:space="preserve"> не справилась?</w:t>
      </w:r>
    </w:p>
  </w:comment>
  <w:comment w:id="560" w:author="anonymous" w:date="2026-06-18T17:48:00Z" w:initials="a">
    <w:p w14:paraId="5BA81431" w14:textId="049ED3AE" w:rsidR="00187021" w:rsidRDefault="00187021">
      <w:pPr>
        <w:pStyle w:val="afd"/>
      </w:pPr>
      <w:r>
        <w:rPr>
          <w:rStyle w:val="afc"/>
        </w:rPr>
        <w:annotationRef/>
      </w:r>
      <w:r>
        <w:t>У Вас не все источники цитируются</w:t>
      </w:r>
    </w:p>
  </w:comment>
  <w:comment w:id="571" w:author="anonymous" w:date="2026-06-18T17:48:00Z" w:initials="a">
    <w:p w14:paraId="5C2B672B" w14:textId="287CC780" w:rsidR="00187021" w:rsidRDefault="00187021">
      <w:pPr>
        <w:pStyle w:val="afd"/>
      </w:pPr>
      <w:r>
        <w:rPr>
          <w:rStyle w:val="afc"/>
        </w:rPr>
        <w:annotationRef/>
      </w:r>
      <w:r>
        <w:t xml:space="preserve">Нужно </w:t>
      </w:r>
      <w:r>
        <w:t>название</w:t>
      </w:r>
      <w:bookmarkStart w:id="572" w:name="_GoBack"/>
      <w:bookmarkEnd w:id="572"/>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0AB2B0A3" w15:done="0"/>
  <w15:commentEx w15:paraId="0F75B253" w15:done="0"/>
  <w15:commentEx w15:paraId="2543697E" w15:done="0"/>
  <w15:commentEx w15:paraId="7E011C8B" w15:done="0"/>
  <w15:commentEx w15:paraId="410E6CE2" w15:done="0"/>
  <w15:commentEx w15:paraId="01890C47" w15:done="0"/>
  <w15:commentEx w15:paraId="01DD188B" w15:done="0"/>
  <w15:commentEx w15:paraId="4FDE2682" w15:done="0"/>
  <w15:commentEx w15:paraId="773B190F" w15:done="0"/>
  <w15:commentEx w15:paraId="07D66ADB" w15:done="0"/>
  <w15:commentEx w15:paraId="418E84A3" w15:done="0"/>
  <w15:commentEx w15:paraId="763EB4E1" w15:paraIdParent="418E84A3" w15:done="0"/>
  <w15:commentEx w15:paraId="79DA5229" w15:paraIdParent="418E84A3" w15:done="0"/>
  <w15:commentEx w15:paraId="3A074B07" w15:done="0"/>
  <w15:commentEx w15:paraId="35F9A6CE" w15:done="0"/>
  <w15:commentEx w15:paraId="2C7AF260" w15:done="0"/>
  <w15:commentEx w15:paraId="67DD9C22" w15:done="0"/>
  <w15:commentEx w15:paraId="450B25A4" w15:done="0"/>
  <w15:commentEx w15:paraId="371EDF99" w15:done="0"/>
  <w15:commentEx w15:paraId="24F75E82" w15:done="0"/>
  <w15:commentEx w15:paraId="34086D70" w15:done="0"/>
  <w15:commentEx w15:paraId="37564081" w15:done="0"/>
  <w15:commentEx w15:paraId="1A38CDB9" w15:done="0"/>
  <w15:commentEx w15:paraId="0F9A71EB" w15:done="0"/>
  <w15:commentEx w15:paraId="0FE6CEDE" w15:done="0"/>
  <w15:commentEx w15:paraId="52EEBA95" w15:done="0"/>
  <w15:commentEx w15:paraId="3D452006" w15:done="0"/>
  <w15:commentEx w15:paraId="55D5B050" w15:done="0"/>
  <w15:commentEx w15:paraId="170D7D84" w15:done="0"/>
  <w15:commentEx w15:paraId="5FA24406" w15:done="0"/>
  <w15:commentEx w15:paraId="65370DDF" w15:done="0"/>
  <w15:commentEx w15:paraId="5BA81431" w15:done="0"/>
  <w15:commentEx w15:paraId="5C2B672B"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0AB2B0A3" w16cid:durableId="2DDEA68D"/>
  <w16cid:commentId w16cid:paraId="0F75B253" w16cid:durableId="2DDEA6B5"/>
  <w16cid:commentId w16cid:paraId="2543697E" w16cid:durableId="2DC2A99F"/>
  <w16cid:commentId w16cid:paraId="7E011C8B" w16cid:durableId="2DDEA84C"/>
  <w16cid:commentId w16cid:paraId="410E6CE2" w16cid:durableId="2DDEA86A"/>
  <w16cid:commentId w16cid:paraId="01890C47" w16cid:durableId="2DDEA967"/>
  <w16cid:commentId w16cid:paraId="01DD188B" w16cid:durableId="2DC2B3BD"/>
  <w16cid:commentId w16cid:paraId="4FDE2682" w16cid:durableId="2DDEA986"/>
  <w16cid:commentId w16cid:paraId="773B190F" w16cid:durableId="2DDEA99E"/>
  <w16cid:commentId w16cid:paraId="07D66ADB" w16cid:durableId="2DC2B43C"/>
  <w16cid:commentId w16cid:paraId="418E84A3" w16cid:durableId="2DC2B60F"/>
  <w16cid:commentId w16cid:paraId="763EB4E1" w16cid:durableId="2DDEA9F9"/>
  <w16cid:commentId w16cid:paraId="79DA5229" w16cid:durableId="2DDEAA19"/>
  <w16cid:commentId w16cid:paraId="3A074B07" w16cid:durableId="2DC2B6F8"/>
  <w16cid:commentId w16cid:paraId="35F9A6CE" w16cid:durableId="2DC2B7BD"/>
  <w16cid:commentId w16cid:paraId="2C7AF260" w16cid:durableId="2DC2B88D"/>
  <w16cid:commentId w16cid:paraId="67DD9C22" w16cid:durableId="2DDEABBF"/>
  <w16cid:commentId w16cid:paraId="450B25A4" w16cid:durableId="2DDEABEB"/>
  <w16cid:commentId w16cid:paraId="371EDF99" w16cid:durableId="2DDEABFE"/>
  <w16cid:commentId w16cid:paraId="24F75E82" w16cid:durableId="2DC2B9ED"/>
  <w16cid:commentId w16cid:paraId="34086D70" w16cid:durableId="2DDEAC9E"/>
  <w16cid:commentId w16cid:paraId="37564081" w16cid:durableId="2DDEACB4"/>
  <w16cid:commentId w16cid:paraId="1A38CDB9" w16cid:durableId="2DDEAD0F"/>
  <w16cid:commentId w16cid:paraId="0F9A71EB" w16cid:durableId="2DDEAD24"/>
  <w16cid:commentId w16cid:paraId="0FE6CEDE" w16cid:durableId="2DDEACE9"/>
  <w16cid:commentId w16cid:paraId="52EEBA95" w16cid:durableId="2DDEAD5A"/>
  <w16cid:commentId w16cid:paraId="3D452006" w16cid:durableId="2DDEAD71"/>
  <w16cid:commentId w16cid:paraId="55D5B050" w16cid:durableId="2DDEAD9A"/>
  <w16cid:commentId w16cid:paraId="170D7D84" w16cid:durableId="2DDEADA8"/>
  <w16cid:commentId w16cid:paraId="5FA24406" w16cid:durableId="2DDEADBC"/>
  <w16cid:commentId w16cid:paraId="65370DDF" w16cid:durableId="2DDEADC7"/>
  <w16cid:commentId w16cid:paraId="5BA81431" w16cid:durableId="2DDEADD2"/>
  <w16cid:commentId w16cid:paraId="5C2B672B" w16cid:durableId="2DDEADD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0D3EF06" w14:textId="77777777" w:rsidR="00B549D6" w:rsidRDefault="00B549D6" w:rsidP="00BA2411">
      <w:pPr>
        <w:spacing w:line="240" w:lineRule="auto"/>
      </w:pPr>
      <w:r>
        <w:separator/>
      </w:r>
    </w:p>
    <w:p w14:paraId="6D859005" w14:textId="77777777" w:rsidR="00B549D6" w:rsidRDefault="00B549D6"/>
  </w:endnote>
  <w:endnote w:type="continuationSeparator" w:id="0">
    <w:p w14:paraId="7FFA2152" w14:textId="77777777" w:rsidR="00B549D6" w:rsidRDefault="00B549D6" w:rsidP="00BA2411">
      <w:pPr>
        <w:spacing w:line="240" w:lineRule="auto"/>
      </w:pPr>
      <w:r>
        <w:continuationSeparator/>
      </w:r>
    </w:p>
    <w:p w14:paraId="39DD3A54" w14:textId="77777777" w:rsidR="00B549D6" w:rsidRDefault="00B549D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CC"/>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AFF" w:usb1="C0007843" w:usb2="00000009" w:usb3="00000000" w:csb0="000001FF" w:csb1="00000000"/>
  </w:font>
  <w:font w:name="Bookshelf Symbol 7">
    <w:panose1 w:val="05010101010101010101"/>
    <w:charset w:val="02"/>
    <w:family w:val="auto"/>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00002FF" w:usb1="4000ACFF" w:usb2="00000001" w:usb3="00000000" w:csb0="0000019F" w:csb1="00000000"/>
  </w:font>
  <w:font w:name="Cambria">
    <w:panose1 w:val="02040503050406030204"/>
    <w:charset w:val="CC"/>
    <w:family w:val="roman"/>
    <w:pitch w:val="variable"/>
    <w:sig w:usb0="E00002FF" w:usb1="400004FF" w:usb2="00000000" w:usb3="00000000" w:csb0="0000019F" w:csb1="00000000"/>
  </w:font>
  <w:font w:name="Tahoma">
    <w:panose1 w:val="020B0604030504040204"/>
    <w:charset w:val="CC"/>
    <w:family w:val="swiss"/>
    <w:pitch w:val="variable"/>
    <w:sig w:usb0="E1002EFF" w:usb1="C000605B" w:usb2="00000029" w:usb3="00000000" w:csb0="000101FF" w:csb1="00000000"/>
  </w:font>
  <w:font w:name="Consolas">
    <w:panose1 w:val="020B0609020204030204"/>
    <w:charset w:val="CC"/>
    <w:family w:val="modern"/>
    <w:pitch w:val="fixed"/>
    <w:sig w:usb0="E10002FF" w:usb1="4000FCFF" w:usb2="00000009" w:usb3="00000000" w:csb0="0000019F" w:csb1="00000000"/>
  </w:font>
  <w:font w:name="Liberation Mono">
    <w:altName w:val="Courier New"/>
    <w:charset w:val="01"/>
    <w:family w:val="modern"/>
    <w:pitch w:val="fixed"/>
  </w:font>
  <w:font w:name="Arial">
    <w:panose1 w:val="020B0604020202020204"/>
    <w:charset w:val="CC"/>
    <w:family w:val="swiss"/>
    <w:pitch w:val="variable"/>
    <w:sig w:usb0="E0002AFF" w:usb1="C0007843" w:usb2="00000009" w:usb3="00000000" w:csb0="000001FF" w:csb1="00000000"/>
  </w:font>
  <w:font w:name="Cambria Math">
    <w:panose1 w:val="02040503050406030204"/>
    <w:charset w:val="CC"/>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3D2C98E" w14:textId="77777777" w:rsidR="00B549D6" w:rsidRPr="00087672" w:rsidRDefault="00B549D6" w:rsidP="00087672">
    <w:pPr>
      <w:pStyle w:val="a9"/>
      <w:jc w:val="center"/>
      <w:rPr>
        <w:rFonts w:cs="Times New Roman"/>
        <w:sz w:val="24"/>
        <w:szCs w:val="2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61C605C" w14:textId="77777777" w:rsidR="00B549D6" w:rsidRDefault="00B549D6" w:rsidP="00BA2411">
      <w:pPr>
        <w:spacing w:line="240" w:lineRule="auto"/>
      </w:pPr>
      <w:r>
        <w:separator/>
      </w:r>
    </w:p>
    <w:p w14:paraId="59A9673D" w14:textId="77777777" w:rsidR="00B549D6" w:rsidRDefault="00B549D6"/>
  </w:footnote>
  <w:footnote w:type="continuationSeparator" w:id="0">
    <w:p w14:paraId="04F36060" w14:textId="77777777" w:rsidR="00B549D6" w:rsidRDefault="00B549D6" w:rsidP="00BA2411">
      <w:pPr>
        <w:spacing w:line="240" w:lineRule="auto"/>
      </w:pPr>
      <w:r>
        <w:continuationSeparator/>
      </w:r>
    </w:p>
    <w:p w14:paraId="07C4F814" w14:textId="77777777" w:rsidR="00B549D6" w:rsidRDefault="00B549D6"/>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487620819"/>
      <w:docPartObj>
        <w:docPartGallery w:val="Page Numbers (Top of Page)"/>
        <w:docPartUnique/>
      </w:docPartObj>
    </w:sdtPr>
    <w:sdtContent>
      <w:p w14:paraId="1D5507A9" w14:textId="5CC7C4CE" w:rsidR="00B549D6" w:rsidRDefault="00B549D6" w:rsidP="00712F36">
        <w:pPr>
          <w:pStyle w:val="a7"/>
          <w:ind w:firstLine="0"/>
          <w:jc w:val="center"/>
        </w:pPr>
        <w:r>
          <w:fldChar w:fldCharType="begin"/>
        </w:r>
        <w:r>
          <w:instrText>PAGE   \* MERGEFORMAT</w:instrText>
        </w:r>
        <w:r>
          <w:fldChar w:fldCharType="separate"/>
        </w:r>
        <w:r>
          <w:rPr>
            <w:noProof/>
          </w:rPr>
          <w:t>2</w:t>
        </w:r>
        <w: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7C564FC4"/>
    <w:lvl w:ilvl="0">
      <w:start w:val="1"/>
      <w:numFmt w:val="decimal"/>
      <w:lvlText w:val="%1."/>
      <w:lvlJc w:val="left"/>
      <w:pPr>
        <w:tabs>
          <w:tab w:val="num" w:pos="1492"/>
        </w:tabs>
        <w:ind w:left="1492" w:hanging="360"/>
      </w:pPr>
    </w:lvl>
  </w:abstractNum>
  <w:abstractNum w:abstractNumId="1" w15:restartNumberingAfterBreak="0">
    <w:nsid w:val="FFFFFF88"/>
    <w:multiLevelType w:val="singleLevel"/>
    <w:tmpl w:val="5B787194"/>
    <w:lvl w:ilvl="0">
      <w:start w:val="1"/>
      <w:numFmt w:val="decimal"/>
      <w:pStyle w:val="a"/>
      <w:lvlText w:val="%1."/>
      <w:lvlJc w:val="left"/>
      <w:pPr>
        <w:ind w:left="927" w:hanging="360"/>
      </w:pPr>
      <w:rPr>
        <w:rFonts w:hint="default"/>
      </w:rPr>
    </w:lvl>
  </w:abstractNum>
  <w:abstractNum w:abstractNumId="2" w15:restartNumberingAfterBreak="0">
    <w:nsid w:val="FFFFFF89"/>
    <w:multiLevelType w:val="singleLevel"/>
    <w:tmpl w:val="43C07BFC"/>
    <w:lvl w:ilvl="0">
      <w:start w:val="1"/>
      <w:numFmt w:val="bullet"/>
      <w:pStyle w:val="a0"/>
      <w:suff w:val="space"/>
      <w:lvlText w:val="‐"/>
      <w:lvlJc w:val="left"/>
      <w:pPr>
        <w:ind w:left="567" w:firstLine="0"/>
      </w:pPr>
      <w:rPr>
        <w:rFonts w:ascii="Times New Roman" w:hAnsi="Times New Roman" w:cs="Times New Roman" w:hint="default"/>
      </w:rPr>
    </w:lvl>
  </w:abstractNum>
  <w:abstractNum w:abstractNumId="3" w15:restartNumberingAfterBreak="0">
    <w:nsid w:val="0000000C"/>
    <w:multiLevelType w:val="hybridMultilevel"/>
    <w:tmpl w:val="1B6C7440"/>
    <w:lvl w:ilvl="0" w:tplc="2050E1A4">
      <w:start w:val="1"/>
      <w:numFmt w:val="bullet"/>
      <w:pStyle w:val="a1"/>
      <w:lvlText w:val=""/>
      <w:lvlJc w:val="left"/>
      <w:pPr>
        <w:ind w:left="1080" w:hanging="360"/>
      </w:pPr>
      <w:rPr>
        <w:rFonts w:ascii="Symbol" w:hAnsi="Symbol" w:hint="default"/>
      </w:rPr>
    </w:lvl>
    <w:lvl w:ilvl="1" w:tplc="1690FDB8">
      <w:start w:val="1"/>
      <w:numFmt w:val="bullet"/>
      <w:lvlText w:val="o"/>
      <w:lvlJc w:val="left"/>
      <w:pPr>
        <w:ind w:left="1800" w:hanging="360"/>
      </w:pPr>
      <w:rPr>
        <w:rFonts w:ascii="Courier New" w:hAnsi="Courier New" w:cs="Courier New" w:hint="default"/>
      </w:rPr>
    </w:lvl>
    <w:lvl w:ilvl="2" w:tplc="293E9C54">
      <w:start w:val="1"/>
      <w:numFmt w:val="bullet"/>
      <w:lvlText w:val=""/>
      <w:lvlJc w:val="left"/>
      <w:pPr>
        <w:ind w:left="2520" w:hanging="360"/>
      </w:pPr>
      <w:rPr>
        <w:rFonts w:ascii="Bookshelf Symbol 7" w:hAnsi="Bookshelf Symbol 7" w:hint="default"/>
      </w:rPr>
    </w:lvl>
    <w:lvl w:ilvl="3" w:tplc="DD04604A">
      <w:start w:val="1"/>
      <w:numFmt w:val="bullet"/>
      <w:lvlText w:val=""/>
      <w:lvlJc w:val="left"/>
      <w:pPr>
        <w:ind w:left="3240" w:hanging="360"/>
      </w:pPr>
      <w:rPr>
        <w:rFonts w:ascii="Symbol" w:hAnsi="Symbol" w:hint="default"/>
      </w:rPr>
    </w:lvl>
    <w:lvl w:ilvl="4" w:tplc="6ED42DF2">
      <w:start w:val="1"/>
      <w:numFmt w:val="bullet"/>
      <w:lvlText w:val="o"/>
      <w:lvlJc w:val="left"/>
      <w:pPr>
        <w:ind w:left="3960" w:hanging="360"/>
      </w:pPr>
      <w:rPr>
        <w:rFonts w:ascii="Courier New" w:hAnsi="Courier New" w:cs="Courier New" w:hint="default"/>
      </w:rPr>
    </w:lvl>
    <w:lvl w:ilvl="5" w:tplc="10D88ABA">
      <w:start w:val="1"/>
      <w:numFmt w:val="bullet"/>
      <w:lvlText w:val=""/>
      <w:lvlJc w:val="left"/>
      <w:pPr>
        <w:ind w:left="4680" w:hanging="360"/>
      </w:pPr>
      <w:rPr>
        <w:rFonts w:ascii="Bookshelf Symbol 7" w:hAnsi="Bookshelf Symbol 7" w:hint="default"/>
      </w:rPr>
    </w:lvl>
    <w:lvl w:ilvl="6" w:tplc="95D6D10C">
      <w:start w:val="1"/>
      <w:numFmt w:val="bullet"/>
      <w:lvlText w:val=""/>
      <w:lvlJc w:val="left"/>
      <w:pPr>
        <w:ind w:left="5400" w:hanging="360"/>
      </w:pPr>
      <w:rPr>
        <w:rFonts w:ascii="Symbol" w:hAnsi="Symbol" w:hint="default"/>
      </w:rPr>
    </w:lvl>
    <w:lvl w:ilvl="7" w:tplc="69FC6428">
      <w:start w:val="1"/>
      <w:numFmt w:val="bullet"/>
      <w:lvlText w:val="o"/>
      <w:lvlJc w:val="left"/>
      <w:pPr>
        <w:ind w:left="6120" w:hanging="360"/>
      </w:pPr>
      <w:rPr>
        <w:rFonts w:ascii="Courier New" w:hAnsi="Courier New" w:cs="Courier New" w:hint="default"/>
      </w:rPr>
    </w:lvl>
    <w:lvl w:ilvl="8" w:tplc="C34A82F4">
      <w:start w:val="1"/>
      <w:numFmt w:val="bullet"/>
      <w:lvlText w:val=""/>
      <w:lvlJc w:val="left"/>
      <w:pPr>
        <w:ind w:left="6840" w:hanging="360"/>
      </w:pPr>
      <w:rPr>
        <w:rFonts w:ascii="Bookshelf Symbol 7" w:hAnsi="Bookshelf Symbol 7" w:hint="default"/>
      </w:rPr>
    </w:lvl>
  </w:abstractNum>
  <w:abstractNum w:abstractNumId="4" w15:restartNumberingAfterBreak="0">
    <w:nsid w:val="07615326"/>
    <w:multiLevelType w:val="hybridMultilevel"/>
    <w:tmpl w:val="65FE2818"/>
    <w:lvl w:ilvl="0" w:tplc="0419000F">
      <w:start w:val="1"/>
      <w:numFmt w:val="decimal"/>
      <w:lvlText w:val="%1."/>
      <w:lvlJc w:val="left"/>
      <w:pPr>
        <w:ind w:left="1287" w:hanging="360"/>
      </w:pPr>
    </w:lvl>
    <w:lvl w:ilvl="1" w:tplc="04190019" w:tentative="1">
      <w:start w:val="1"/>
      <w:numFmt w:val="lowerLetter"/>
      <w:lvlText w:val="%2."/>
      <w:lvlJc w:val="left"/>
      <w:pPr>
        <w:ind w:left="2007" w:hanging="360"/>
      </w:pPr>
    </w:lvl>
    <w:lvl w:ilvl="2" w:tplc="0419001B" w:tentative="1">
      <w:start w:val="1"/>
      <w:numFmt w:val="lowerRoman"/>
      <w:lvlText w:val="%3."/>
      <w:lvlJc w:val="right"/>
      <w:pPr>
        <w:ind w:left="2727" w:hanging="180"/>
      </w:pPr>
    </w:lvl>
    <w:lvl w:ilvl="3" w:tplc="0419000F" w:tentative="1">
      <w:start w:val="1"/>
      <w:numFmt w:val="decimal"/>
      <w:lvlText w:val="%4."/>
      <w:lvlJc w:val="left"/>
      <w:pPr>
        <w:ind w:left="3447" w:hanging="360"/>
      </w:pPr>
    </w:lvl>
    <w:lvl w:ilvl="4" w:tplc="04190019" w:tentative="1">
      <w:start w:val="1"/>
      <w:numFmt w:val="lowerLetter"/>
      <w:lvlText w:val="%5."/>
      <w:lvlJc w:val="left"/>
      <w:pPr>
        <w:ind w:left="4167" w:hanging="360"/>
      </w:pPr>
    </w:lvl>
    <w:lvl w:ilvl="5" w:tplc="0419001B" w:tentative="1">
      <w:start w:val="1"/>
      <w:numFmt w:val="lowerRoman"/>
      <w:lvlText w:val="%6."/>
      <w:lvlJc w:val="right"/>
      <w:pPr>
        <w:ind w:left="4887" w:hanging="180"/>
      </w:pPr>
    </w:lvl>
    <w:lvl w:ilvl="6" w:tplc="0419000F" w:tentative="1">
      <w:start w:val="1"/>
      <w:numFmt w:val="decimal"/>
      <w:lvlText w:val="%7."/>
      <w:lvlJc w:val="left"/>
      <w:pPr>
        <w:ind w:left="5607" w:hanging="360"/>
      </w:pPr>
    </w:lvl>
    <w:lvl w:ilvl="7" w:tplc="04190019" w:tentative="1">
      <w:start w:val="1"/>
      <w:numFmt w:val="lowerLetter"/>
      <w:lvlText w:val="%8."/>
      <w:lvlJc w:val="left"/>
      <w:pPr>
        <w:ind w:left="6327" w:hanging="360"/>
      </w:pPr>
    </w:lvl>
    <w:lvl w:ilvl="8" w:tplc="0419001B" w:tentative="1">
      <w:start w:val="1"/>
      <w:numFmt w:val="lowerRoman"/>
      <w:lvlText w:val="%9."/>
      <w:lvlJc w:val="right"/>
      <w:pPr>
        <w:ind w:left="7047" w:hanging="180"/>
      </w:pPr>
    </w:lvl>
  </w:abstractNum>
  <w:abstractNum w:abstractNumId="5" w15:restartNumberingAfterBreak="0">
    <w:nsid w:val="36CE2ECC"/>
    <w:multiLevelType w:val="hybridMultilevel"/>
    <w:tmpl w:val="03201B38"/>
    <w:lvl w:ilvl="0" w:tplc="8810432C">
      <w:start w:val="1"/>
      <w:numFmt w:val="russianLower"/>
      <w:pStyle w:val="a2"/>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3A917D8C"/>
    <w:multiLevelType w:val="multilevel"/>
    <w:tmpl w:val="0218AD3C"/>
    <w:lvl w:ilvl="0">
      <w:start w:val="1"/>
      <w:numFmt w:val="decimal"/>
      <w:lvlText w:val="%1"/>
      <w:lvlJc w:val="left"/>
      <w:pPr>
        <w:ind w:left="927" w:hanging="360"/>
      </w:pPr>
      <w:rPr>
        <w:rFonts w:ascii="Times New Roman" w:hAnsi="Times New Roman" w:hint="default"/>
        <w:b/>
        <w:i w:val="0"/>
        <w:color w:val="000000" w:themeColor="text1"/>
        <w:sz w:val="28"/>
      </w:rPr>
    </w:lvl>
    <w:lvl w:ilvl="1">
      <w:start w:val="1"/>
      <w:numFmt w:val="lowerLetter"/>
      <w:lvlText w:val="%2."/>
      <w:lvlJc w:val="left"/>
      <w:pPr>
        <w:ind w:left="2007" w:hanging="360"/>
      </w:pPr>
    </w:lvl>
    <w:lvl w:ilvl="2">
      <w:start w:val="1"/>
      <w:numFmt w:val="lowerRoman"/>
      <w:lvlText w:val="%3."/>
      <w:lvlJc w:val="right"/>
      <w:pPr>
        <w:ind w:left="2727" w:hanging="180"/>
      </w:pPr>
    </w:lvl>
    <w:lvl w:ilvl="3">
      <w:start w:val="1"/>
      <w:numFmt w:val="decimal"/>
      <w:lvlText w:val="%4."/>
      <w:lvlJc w:val="left"/>
      <w:pPr>
        <w:ind w:left="3447" w:hanging="360"/>
      </w:pPr>
    </w:lvl>
    <w:lvl w:ilvl="4">
      <w:start w:val="1"/>
      <w:numFmt w:val="lowerLetter"/>
      <w:lvlText w:val="%5."/>
      <w:lvlJc w:val="left"/>
      <w:pPr>
        <w:ind w:left="4167" w:hanging="360"/>
      </w:pPr>
    </w:lvl>
    <w:lvl w:ilvl="5">
      <w:start w:val="1"/>
      <w:numFmt w:val="lowerRoman"/>
      <w:lvlText w:val="%6."/>
      <w:lvlJc w:val="right"/>
      <w:pPr>
        <w:ind w:left="4887" w:hanging="180"/>
      </w:pPr>
    </w:lvl>
    <w:lvl w:ilvl="6">
      <w:start w:val="1"/>
      <w:numFmt w:val="decimal"/>
      <w:lvlText w:val="%7."/>
      <w:lvlJc w:val="left"/>
      <w:pPr>
        <w:ind w:left="5607" w:hanging="360"/>
      </w:pPr>
    </w:lvl>
    <w:lvl w:ilvl="7">
      <w:start w:val="1"/>
      <w:numFmt w:val="lowerLetter"/>
      <w:lvlText w:val="%8."/>
      <w:lvlJc w:val="left"/>
      <w:pPr>
        <w:ind w:left="6327" w:hanging="360"/>
      </w:pPr>
    </w:lvl>
    <w:lvl w:ilvl="8">
      <w:start w:val="1"/>
      <w:numFmt w:val="lowerRoman"/>
      <w:lvlText w:val="%9."/>
      <w:lvlJc w:val="right"/>
      <w:pPr>
        <w:ind w:left="7047" w:hanging="180"/>
      </w:pPr>
    </w:lvl>
  </w:abstractNum>
  <w:abstractNum w:abstractNumId="7" w15:restartNumberingAfterBreak="0">
    <w:nsid w:val="3C233C61"/>
    <w:multiLevelType w:val="hybridMultilevel"/>
    <w:tmpl w:val="4056834A"/>
    <w:lvl w:ilvl="0" w:tplc="3BCC5568">
      <w:start w:val="1"/>
      <w:numFmt w:val="bullet"/>
      <w:lvlText w:val="—"/>
      <w:lvlJc w:val="left"/>
      <w:pPr>
        <w:ind w:left="720" w:hanging="360"/>
      </w:pPr>
    </w:lvl>
    <w:lvl w:ilvl="1" w:tplc="D2F21CFA">
      <w:numFmt w:val="decimal"/>
      <w:lvlText w:val=""/>
      <w:lvlJc w:val="left"/>
    </w:lvl>
    <w:lvl w:ilvl="2" w:tplc="2A6CF3B8">
      <w:numFmt w:val="decimal"/>
      <w:lvlText w:val=""/>
      <w:lvlJc w:val="left"/>
    </w:lvl>
    <w:lvl w:ilvl="3" w:tplc="87BA5938">
      <w:numFmt w:val="decimal"/>
      <w:lvlText w:val=""/>
      <w:lvlJc w:val="left"/>
    </w:lvl>
    <w:lvl w:ilvl="4" w:tplc="0CAA41AC">
      <w:numFmt w:val="decimal"/>
      <w:lvlText w:val=""/>
      <w:lvlJc w:val="left"/>
    </w:lvl>
    <w:lvl w:ilvl="5" w:tplc="B0F68470">
      <w:numFmt w:val="decimal"/>
      <w:lvlText w:val=""/>
      <w:lvlJc w:val="left"/>
    </w:lvl>
    <w:lvl w:ilvl="6" w:tplc="5EDA29EA">
      <w:numFmt w:val="decimal"/>
      <w:lvlText w:val=""/>
      <w:lvlJc w:val="left"/>
    </w:lvl>
    <w:lvl w:ilvl="7" w:tplc="51D831CE">
      <w:numFmt w:val="decimal"/>
      <w:lvlText w:val=""/>
      <w:lvlJc w:val="left"/>
    </w:lvl>
    <w:lvl w:ilvl="8" w:tplc="FC6E9BCA">
      <w:numFmt w:val="decimal"/>
      <w:lvlText w:val=""/>
      <w:lvlJc w:val="left"/>
    </w:lvl>
  </w:abstractNum>
  <w:abstractNum w:abstractNumId="8" w15:restartNumberingAfterBreak="0">
    <w:nsid w:val="5C766302"/>
    <w:multiLevelType w:val="hybridMultilevel"/>
    <w:tmpl w:val="5BFE84BA"/>
    <w:lvl w:ilvl="0" w:tplc="31DE572C">
      <w:start w:val="1"/>
      <w:numFmt w:val="decimal"/>
      <w:lvlText w:val="%1"/>
      <w:lvlJc w:val="left"/>
      <w:pPr>
        <w:ind w:left="927" w:hanging="360"/>
      </w:pPr>
      <w:rPr>
        <w:rFonts w:ascii="Times New Roman" w:hAnsi="Times New Roman" w:hint="default"/>
        <w:b/>
        <w:i w:val="0"/>
        <w:color w:val="000000" w:themeColor="text1"/>
        <w:sz w:val="28"/>
      </w:rPr>
    </w:lvl>
    <w:lvl w:ilvl="1" w:tplc="7E04E616" w:tentative="1">
      <w:start w:val="1"/>
      <w:numFmt w:val="lowerLetter"/>
      <w:lvlText w:val="%2."/>
      <w:lvlJc w:val="left"/>
      <w:pPr>
        <w:ind w:left="2007" w:hanging="360"/>
      </w:pPr>
    </w:lvl>
    <w:lvl w:ilvl="2" w:tplc="4F2EF56C" w:tentative="1">
      <w:start w:val="1"/>
      <w:numFmt w:val="lowerRoman"/>
      <w:lvlText w:val="%3."/>
      <w:lvlJc w:val="right"/>
      <w:pPr>
        <w:ind w:left="2727" w:hanging="180"/>
      </w:pPr>
    </w:lvl>
    <w:lvl w:ilvl="3" w:tplc="1FEE5578" w:tentative="1">
      <w:start w:val="1"/>
      <w:numFmt w:val="decimal"/>
      <w:lvlText w:val="%4."/>
      <w:lvlJc w:val="left"/>
      <w:pPr>
        <w:ind w:left="3447" w:hanging="360"/>
      </w:pPr>
    </w:lvl>
    <w:lvl w:ilvl="4" w:tplc="04190019" w:tentative="1">
      <w:start w:val="1"/>
      <w:numFmt w:val="lowerLetter"/>
      <w:lvlText w:val="%5."/>
      <w:lvlJc w:val="left"/>
      <w:pPr>
        <w:ind w:left="4167" w:hanging="360"/>
      </w:pPr>
    </w:lvl>
    <w:lvl w:ilvl="5" w:tplc="0419001B" w:tentative="1">
      <w:start w:val="1"/>
      <w:numFmt w:val="lowerRoman"/>
      <w:lvlText w:val="%6."/>
      <w:lvlJc w:val="right"/>
      <w:pPr>
        <w:ind w:left="4887" w:hanging="180"/>
      </w:pPr>
    </w:lvl>
    <w:lvl w:ilvl="6" w:tplc="0419000F" w:tentative="1">
      <w:start w:val="1"/>
      <w:numFmt w:val="decimal"/>
      <w:lvlText w:val="%7."/>
      <w:lvlJc w:val="left"/>
      <w:pPr>
        <w:ind w:left="5607" w:hanging="360"/>
      </w:pPr>
    </w:lvl>
    <w:lvl w:ilvl="7" w:tplc="04190019" w:tentative="1">
      <w:start w:val="1"/>
      <w:numFmt w:val="lowerLetter"/>
      <w:lvlText w:val="%8."/>
      <w:lvlJc w:val="left"/>
      <w:pPr>
        <w:ind w:left="6327" w:hanging="360"/>
      </w:pPr>
    </w:lvl>
    <w:lvl w:ilvl="8" w:tplc="0419001B" w:tentative="1">
      <w:start w:val="1"/>
      <w:numFmt w:val="lowerRoman"/>
      <w:lvlText w:val="%9."/>
      <w:lvlJc w:val="right"/>
      <w:pPr>
        <w:ind w:left="7047" w:hanging="180"/>
      </w:pPr>
    </w:lvl>
  </w:abstractNum>
  <w:abstractNum w:abstractNumId="9" w15:restartNumberingAfterBreak="0">
    <w:nsid w:val="5D414F3B"/>
    <w:multiLevelType w:val="multilevel"/>
    <w:tmpl w:val="B6DC8B58"/>
    <w:lvl w:ilvl="0">
      <w:start w:val="1"/>
      <w:numFmt w:val="decimal"/>
      <w:lvlText w:val="%1"/>
      <w:lvlJc w:val="left"/>
      <w:pPr>
        <w:tabs>
          <w:tab w:val="num" w:pos="0"/>
        </w:tabs>
        <w:ind w:left="927" w:hanging="360"/>
      </w:pPr>
      <w:rPr>
        <w:rFonts w:ascii="Times New Roman" w:hAnsi="Times New Roman"/>
        <w:b/>
        <w:i w:val="0"/>
        <w:color w:val="000000" w:themeColor="text1"/>
        <w:sz w:val="28"/>
      </w:rPr>
    </w:lvl>
    <w:lvl w:ilvl="1">
      <w:start w:val="1"/>
      <w:numFmt w:val="lowerLetter"/>
      <w:lvlText w:val="%2."/>
      <w:lvlJc w:val="left"/>
      <w:pPr>
        <w:tabs>
          <w:tab w:val="num" w:pos="0"/>
        </w:tabs>
        <w:ind w:left="2007" w:hanging="360"/>
      </w:pPr>
    </w:lvl>
    <w:lvl w:ilvl="2">
      <w:start w:val="1"/>
      <w:numFmt w:val="lowerRoman"/>
      <w:lvlText w:val="%3."/>
      <w:lvlJc w:val="right"/>
      <w:pPr>
        <w:tabs>
          <w:tab w:val="num" w:pos="0"/>
        </w:tabs>
        <w:ind w:left="2727" w:hanging="180"/>
      </w:pPr>
    </w:lvl>
    <w:lvl w:ilvl="3">
      <w:start w:val="1"/>
      <w:numFmt w:val="decimal"/>
      <w:lvlText w:val="%4."/>
      <w:lvlJc w:val="left"/>
      <w:pPr>
        <w:tabs>
          <w:tab w:val="num" w:pos="0"/>
        </w:tabs>
        <w:ind w:left="3447" w:hanging="360"/>
      </w:pPr>
    </w:lvl>
    <w:lvl w:ilvl="4">
      <w:start w:val="1"/>
      <w:numFmt w:val="lowerLetter"/>
      <w:lvlText w:val="%5."/>
      <w:lvlJc w:val="left"/>
      <w:pPr>
        <w:tabs>
          <w:tab w:val="num" w:pos="0"/>
        </w:tabs>
        <w:ind w:left="4167" w:hanging="360"/>
      </w:pPr>
    </w:lvl>
    <w:lvl w:ilvl="5">
      <w:start w:val="1"/>
      <w:numFmt w:val="lowerRoman"/>
      <w:lvlText w:val="%6."/>
      <w:lvlJc w:val="right"/>
      <w:pPr>
        <w:tabs>
          <w:tab w:val="num" w:pos="0"/>
        </w:tabs>
        <w:ind w:left="4887" w:hanging="180"/>
      </w:pPr>
    </w:lvl>
    <w:lvl w:ilvl="6">
      <w:start w:val="1"/>
      <w:numFmt w:val="decimal"/>
      <w:lvlText w:val="%7."/>
      <w:lvlJc w:val="left"/>
      <w:pPr>
        <w:tabs>
          <w:tab w:val="num" w:pos="0"/>
        </w:tabs>
        <w:ind w:left="5607" w:hanging="360"/>
      </w:pPr>
    </w:lvl>
    <w:lvl w:ilvl="7">
      <w:start w:val="1"/>
      <w:numFmt w:val="lowerLetter"/>
      <w:lvlText w:val="%8."/>
      <w:lvlJc w:val="left"/>
      <w:pPr>
        <w:tabs>
          <w:tab w:val="num" w:pos="0"/>
        </w:tabs>
        <w:ind w:left="6327" w:hanging="360"/>
      </w:pPr>
    </w:lvl>
    <w:lvl w:ilvl="8">
      <w:start w:val="1"/>
      <w:numFmt w:val="lowerRoman"/>
      <w:lvlText w:val="%9."/>
      <w:lvlJc w:val="right"/>
      <w:pPr>
        <w:tabs>
          <w:tab w:val="num" w:pos="0"/>
        </w:tabs>
        <w:ind w:left="7047" w:hanging="180"/>
      </w:pPr>
    </w:lvl>
  </w:abstractNum>
  <w:abstractNum w:abstractNumId="10" w15:restartNumberingAfterBreak="0">
    <w:nsid w:val="60CC3EE3"/>
    <w:multiLevelType w:val="hybridMultilevel"/>
    <w:tmpl w:val="9D2A05E2"/>
    <w:lvl w:ilvl="0" w:tplc="150CBC5C">
      <w:start w:val="1"/>
      <w:numFmt w:val="bullet"/>
      <w:pStyle w:val="732-"/>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11" w15:restartNumberingAfterBreak="0">
    <w:nsid w:val="63877438"/>
    <w:multiLevelType w:val="multilevel"/>
    <w:tmpl w:val="4B9AB770"/>
    <w:lvl w:ilvl="0">
      <w:start w:val="1"/>
      <w:numFmt w:val="decimal"/>
      <w:suff w:val="space"/>
      <w:lvlText w:val="%1"/>
      <w:lvlJc w:val="left"/>
      <w:pPr>
        <w:ind w:left="567" w:firstLine="0"/>
      </w:pPr>
      <w:rPr>
        <w:rFonts w:hint="default"/>
      </w:rPr>
    </w:lvl>
    <w:lvl w:ilvl="1">
      <w:start w:val="1"/>
      <w:numFmt w:val="decimal"/>
      <w:pStyle w:val="2"/>
      <w:suff w:val="space"/>
      <w:lvlText w:val="%1.%2"/>
      <w:lvlJc w:val="left"/>
      <w:pPr>
        <w:ind w:left="567" w:firstLine="0"/>
      </w:pPr>
      <w:rPr>
        <w:rFonts w:hint="default"/>
      </w:rPr>
    </w:lvl>
    <w:lvl w:ilvl="2">
      <w:start w:val="1"/>
      <w:numFmt w:val="decimal"/>
      <w:pStyle w:val="3"/>
      <w:suff w:val="space"/>
      <w:lvlText w:val="%1.%2.%3"/>
      <w:lvlJc w:val="left"/>
      <w:pPr>
        <w:ind w:left="851" w:firstLine="0"/>
      </w:pPr>
      <w:rPr>
        <w:rFonts w:hint="default"/>
      </w:rPr>
    </w:lvl>
    <w:lvl w:ilvl="3">
      <w:start w:val="1"/>
      <w:numFmt w:val="decimal"/>
      <w:pStyle w:val="4"/>
      <w:suff w:val="space"/>
      <w:lvlText w:val="%1.%2.%3.%4"/>
      <w:lvlJc w:val="left"/>
      <w:pPr>
        <w:ind w:left="567" w:firstLine="0"/>
      </w:pPr>
      <w:rPr>
        <w:rFonts w:hint="default"/>
      </w:rPr>
    </w:lvl>
    <w:lvl w:ilvl="4">
      <w:start w:val="1"/>
      <w:numFmt w:val="decimal"/>
      <w:pStyle w:val="5"/>
      <w:lvlText w:val="%1.%2.%3.%4.%5"/>
      <w:lvlJc w:val="left"/>
      <w:pPr>
        <w:ind w:left="1008" w:hanging="1008"/>
      </w:pPr>
      <w:rPr>
        <w:rFonts w:hint="default"/>
      </w:rPr>
    </w:lvl>
    <w:lvl w:ilvl="5">
      <w:start w:val="1"/>
      <w:numFmt w:val="decimal"/>
      <w:pStyle w:val="6"/>
      <w:lvlText w:val="%1.%2.%3.%4.%5.%6"/>
      <w:lvlJc w:val="left"/>
      <w:pPr>
        <w:ind w:left="1152" w:hanging="1152"/>
      </w:pPr>
      <w:rPr>
        <w:rFonts w:hint="default"/>
      </w:rPr>
    </w:lvl>
    <w:lvl w:ilvl="6">
      <w:start w:val="1"/>
      <w:numFmt w:val="decimal"/>
      <w:pStyle w:val="7"/>
      <w:lvlText w:val="%1.%2.%3.%4.%5.%6.%7"/>
      <w:lvlJc w:val="left"/>
      <w:pPr>
        <w:ind w:left="1296" w:hanging="1296"/>
      </w:pPr>
      <w:rPr>
        <w:rFonts w:hint="default"/>
      </w:rPr>
    </w:lvl>
    <w:lvl w:ilvl="7">
      <w:start w:val="1"/>
      <w:numFmt w:val="decimal"/>
      <w:pStyle w:val="8"/>
      <w:lvlText w:val="%1.%2.%3.%4.%5.%6.%7.%8"/>
      <w:lvlJc w:val="left"/>
      <w:pPr>
        <w:ind w:left="1440" w:hanging="1440"/>
      </w:pPr>
      <w:rPr>
        <w:rFonts w:hint="default"/>
      </w:rPr>
    </w:lvl>
    <w:lvl w:ilvl="8">
      <w:start w:val="1"/>
      <w:numFmt w:val="decimal"/>
      <w:pStyle w:val="9"/>
      <w:lvlText w:val="%1.%2.%3.%4.%5.%6.%7.%8.%9"/>
      <w:lvlJc w:val="left"/>
      <w:pPr>
        <w:ind w:left="1584" w:hanging="1584"/>
      </w:pPr>
      <w:rPr>
        <w:rFonts w:hint="default"/>
      </w:rPr>
    </w:lvl>
  </w:abstractNum>
  <w:abstractNum w:abstractNumId="12" w15:restartNumberingAfterBreak="0">
    <w:nsid w:val="6FFD0CF1"/>
    <w:multiLevelType w:val="hybridMultilevel"/>
    <w:tmpl w:val="6E0899B2"/>
    <w:lvl w:ilvl="0" w:tplc="0419000F">
      <w:start w:val="1"/>
      <w:numFmt w:val="decimal"/>
      <w:lvlText w:val="%1."/>
      <w:lvlJc w:val="left"/>
      <w:pPr>
        <w:ind w:left="1287" w:hanging="360"/>
      </w:pPr>
    </w:lvl>
    <w:lvl w:ilvl="1" w:tplc="04190019" w:tentative="1">
      <w:start w:val="1"/>
      <w:numFmt w:val="lowerLetter"/>
      <w:lvlText w:val="%2."/>
      <w:lvlJc w:val="left"/>
      <w:pPr>
        <w:ind w:left="2007" w:hanging="360"/>
      </w:pPr>
    </w:lvl>
    <w:lvl w:ilvl="2" w:tplc="0419001B" w:tentative="1">
      <w:start w:val="1"/>
      <w:numFmt w:val="lowerRoman"/>
      <w:lvlText w:val="%3."/>
      <w:lvlJc w:val="right"/>
      <w:pPr>
        <w:ind w:left="2727" w:hanging="180"/>
      </w:pPr>
    </w:lvl>
    <w:lvl w:ilvl="3" w:tplc="0419000F" w:tentative="1">
      <w:start w:val="1"/>
      <w:numFmt w:val="decimal"/>
      <w:lvlText w:val="%4."/>
      <w:lvlJc w:val="left"/>
      <w:pPr>
        <w:ind w:left="3447" w:hanging="360"/>
      </w:pPr>
    </w:lvl>
    <w:lvl w:ilvl="4" w:tplc="04190019" w:tentative="1">
      <w:start w:val="1"/>
      <w:numFmt w:val="lowerLetter"/>
      <w:lvlText w:val="%5."/>
      <w:lvlJc w:val="left"/>
      <w:pPr>
        <w:ind w:left="4167" w:hanging="360"/>
      </w:pPr>
    </w:lvl>
    <w:lvl w:ilvl="5" w:tplc="0419001B" w:tentative="1">
      <w:start w:val="1"/>
      <w:numFmt w:val="lowerRoman"/>
      <w:lvlText w:val="%6."/>
      <w:lvlJc w:val="right"/>
      <w:pPr>
        <w:ind w:left="4887" w:hanging="180"/>
      </w:pPr>
    </w:lvl>
    <w:lvl w:ilvl="6" w:tplc="0419000F" w:tentative="1">
      <w:start w:val="1"/>
      <w:numFmt w:val="decimal"/>
      <w:lvlText w:val="%7."/>
      <w:lvlJc w:val="left"/>
      <w:pPr>
        <w:ind w:left="5607" w:hanging="360"/>
      </w:pPr>
    </w:lvl>
    <w:lvl w:ilvl="7" w:tplc="04190019" w:tentative="1">
      <w:start w:val="1"/>
      <w:numFmt w:val="lowerLetter"/>
      <w:lvlText w:val="%8."/>
      <w:lvlJc w:val="left"/>
      <w:pPr>
        <w:ind w:left="6327" w:hanging="360"/>
      </w:pPr>
    </w:lvl>
    <w:lvl w:ilvl="8" w:tplc="0419001B" w:tentative="1">
      <w:start w:val="1"/>
      <w:numFmt w:val="lowerRoman"/>
      <w:lvlText w:val="%9."/>
      <w:lvlJc w:val="right"/>
      <w:pPr>
        <w:ind w:left="7047" w:hanging="180"/>
      </w:pPr>
    </w:lvl>
  </w:abstractNum>
  <w:abstractNum w:abstractNumId="13" w15:restartNumberingAfterBreak="0">
    <w:nsid w:val="758D6492"/>
    <w:multiLevelType w:val="multilevel"/>
    <w:tmpl w:val="FC10BA48"/>
    <w:lvl w:ilvl="0">
      <w:start w:val="1"/>
      <w:numFmt w:val="decimal"/>
      <w:lvlText w:val="%1."/>
      <w:lvlJc w:val="left"/>
      <w:pPr>
        <w:tabs>
          <w:tab w:val="num" w:pos="218"/>
        </w:tabs>
        <w:ind w:left="1505" w:hanging="360"/>
      </w:pPr>
      <w:rPr>
        <w:b w:val="0"/>
        <w:bCs w:val="0"/>
      </w:rPr>
    </w:lvl>
    <w:lvl w:ilvl="1">
      <w:start w:val="1"/>
      <w:numFmt w:val="lowerLetter"/>
      <w:lvlText w:val="%2."/>
      <w:lvlJc w:val="left"/>
      <w:pPr>
        <w:tabs>
          <w:tab w:val="num" w:pos="10"/>
        </w:tabs>
        <w:ind w:left="2017" w:hanging="360"/>
      </w:pPr>
    </w:lvl>
    <w:lvl w:ilvl="2">
      <w:start w:val="1"/>
      <w:numFmt w:val="lowerRoman"/>
      <w:lvlText w:val="%3."/>
      <w:lvlJc w:val="right"/>
      <w:pPr>
        <w:tabs>
          <w:tab w:val="num" w:pos="10"/>
        </w:tabs>
        <w:ind w:left="2737" w:hanging="180"/>
      </w:pPr>
    </w:lvl>
    <w:lvl w:ilvl="3">
      <w:start w:val="1"/>
      <w:numFmt w:val="decimal"/>
      <w:lvlText w:val="%4."/>
      <w:lvlJc w:val="left"/>
      <w:pPr>
        <w:tabs>
          <w:tab w:val="num" w:pos="10"/>
        </w:tabs>
        <w:ind w:left="3457" w:hanging="360"/>
      </w:pPr>
    </w:lvl>
    <w:lvl w:ilvl="4">
      <w:start w:val="1"/>
      <w:numFmt w:val="lowerLetter"/>
      <w:lvlText w:val="%5."/>
      <w:lvlJc w:val="left"/>
      <w:pPr>
        <w:tabs>
          <w:tab w:val="num" w:pos="10"/>
        </w:tabs>
        <w:ind w:left="4177" w:hanging="360"/>
      </w:pPr>
    </w:lvl>
    <w:lvl w:ilvl="5">
      <w:start w:val="1"/>
      <w:numFmt w:val="lowerRoman"/>
      <w:lvlText w:val="%6."/>
      <w:lvlJc w:val="right"/>
      <w:pPr>
        <w:tabs>
          <w:tab w:val="num" w:pos="10"/>
        </w:tabs>
        <w:ind w:left="4897" w:hanging="180"/>
      </w:pPr>
    </w:lvl>
    <w:lvl w:ilvl="6">
      <w:start w:val="1"/>
      <w:numFmt w:val="decimal"/>
      <w:lvlText w:val="%7."/>
      <w:lvlJc w:val="left"/>
      <w:pPr>
        <w:tabs>
          <w:tab w:val="num" w:pos="10"/>
        </w:tabs>
        <w:ind w:left="5617" w:hanging="360"/>
      </w:pPr>
    </w:lvl>
    <w:lvl w:ilvl="7">
      <w:start w:val="1"/>
      <w:numFmt w:val="lowerLetter"/>
      <w:lvlText w:val="%8."/>
      <w:lvlJc w:val="left"/>
      <w:pPr>
        <w:tabs>
          <w:tab w:val="num" w:pos="10"/>
        </w:tabs>
        <w:ind w:left="6337" w:hanging="360"/>
      </w:pPr>
    </w:lvl>
    <w:lvl w:ilvl="8">
      <w:start w:val="1"/>
      <w:numFmt w:val="lowerRoman"/>
      <w:lvlText w:val="%9."/>
      <w:lvlJc w:val="right"/>
      <w:pPr>
        <w:tabs>
          <w:tab w:val="num" w:pos="10"/>
        </w:tabs>
        <w:ind w:left="7057" w:hanging="180"/>
      </w:pPr>
    </w:lvl>
  </w:abstractNum>
  <w:num w:numId="1">
    <w:abstractNumId w:val="0"/>
  </w:num>
  <w:num w:numId="2">
    <w:abstractNumId w:val="8"/>
  </w:num>
  <w:num w:numId="3">
    <w:abstractNumId w:val="8"/>
    <w:lvlOverride w:ilvl="0">
      <w:lvl w:ilvl="0" w:tplc="31DE572C">
        <w:start w:val="1"/>
        <w:numFmt w:val="decimal"/>
        <w:lvlText w:val="%1"/>
        <w:lvlJc w:val="left"/>
        <w:pPr>
          <w:ind w:left="432" w:hanging="432"/>
        </w:pPr>
      </w:lvl>
    </w:lvlOverride>
    <w:lvlOverride w:ilvl="1">
      <w:lvl w:ilvl="1" w:tplc="7E04E616">
        <w:start w:val="1"/>
        <w:numFmt w:val="decimal"/>
        <w:lvlText w:val="%1.%2"/>
        <w:lvlJc w:val="left"/>
        <w:pPr>
          <w:ind w:left="576" w:hanging="576"/>
        </w:pPr>
      </w:lvl>
    </w:lvlOverride>
    <w:lvlOverride w:ilvl="2">
      <w:lvl w:ilvl="2" w:tplc="4F2EF56C">
        <w:start w:val="1"/>
        <w:numFmt w:val="decimal"/>
        <w:lvlText w:val="%1.%2.%3"/>
        <w:lvlJc w:val="left"/>
        <w:pPr>
          <w:ind w:left="720" w:hanging="720"/>
        </w:pPr>
      </w:lvl>
    </w:lvlOverride>
    <w:lvlOverride w:ilvl="3">
      <w:lvl w:ilvl="3" w:tplc="1FEE5578">
        <w:start w:val="1"/>
        <w:numFmt w:val="decimal"/>
        <w:lvlText w:val="%1.%2.%3.%4"/>
        <w:lvlJc w:val="left"/>
        <w:pPr>
          <w:ind w:left="864" w:hanging="864"/>
        </w:pPr>
      </w:lvl>
    </w:lvlOverride>
    <w:lvlOverride w:ilvl="4">
      <w:lvl w:ilvl="4" w:tplc="04190019">
        <w:start w:val="1"/>
        <w:numFmt w:val="decimal"/>
        <w:lvlText w:val="%1.%2.%3.%4.%5"/>
        <w:lvlJc w:val="left"/>
        <w:pPr>
          <w:ind w:left="1008" w:hanging="1008"/>
        </w:pPr>
      </w:lvl>
    </w:lvlOverride>
    <w:lvlOverride w:ilvl="5">
      <w:lvl w:ilvl="5" w:tplc="0419001B">
        <w:start w:val="1"/>
        <w:numFmt w:val="decimal"/>
        <w:lvlText w:val="%1.%2.%3.%4.%5.%6"/>
        <w:lvlJc w:val="left"/>
        <w:pPr>
          <w:ind w:left="1152" w:hanging="1152"/>
        </w:pPr>
      </w:lvl>
    </w:lvlOverride>
    <w:lvlOverride w:ilvl="6">
      <w:lvl w:ilvl="6" w:tplc="0419000F">
        <w:start w:val="1"/>
        <w:numFmt w:val="decimal"/>
        <w:lvlText w:val="%1.%2.%3.%4.%5.%6.%7"/>
        <w:lvlJc w:val="left"/>
        <w:pPr>
          <w:ind w:left="1296" w:hanging="1296"/>
        </w:pPr>
      </w:lvl>
    </w:lvlOverride>
    <w:lvlOverride w:ilvl="7">
      <w:lvl w:ilvl="7" w:tplc="04190019">
        <w:start w:val="1"/>
        <w:numFmt w:val="decimal"/>
        <w:lvlText w:val="%1.%2.%3.%4.%5.%6.%7.%8"/>
        <w:lvlJc w:val="left"/>
        <w:pPr>
          <w:ind w:left="1440" w:hanging="1440"/>
        </w:pPr>
      </w:lvl>
    </w:lvlOverride>
    <w:lvlOverride w:ilvl="8">
      <w:lvl w:ilvl="8" w:tplc="0419001B">
        <w:start w:val="1"/>
        <w:numFmt w:val="decimal"/>
        <w:lvlText w:val="%1.%2.%3.%4.%5.%6.%7.%8.%9"/>
        <w:lvlJc w:val="left"/>
        <w:pPr>
          <w:ind w:left="1584" w:hanging="1584"/>
        </w:pPr>
      </w:lvl>
    </w:lvlOverride>
  </w:num>
  <w:num w:numId="4">
    <w:abstractNumId w:val="6"/>
  </w:num>
  <w:num w:numId="5">
    <w:abstractNumId w:val="11"/>
  </w:num>
  <w:num w:numId="6">
    <w:abstractNumId w:val="2"/>
  </w:num>
  <w:num w:numId="7">
    <w:abstractNumId w:val="1"/>
  </w:num>
  <w:num w:numId="8">
    <w:abstractNumId w:val="2"/>
    <w:lvlOverride w:ilvl="0">
      <w:startOverride w:val="1"/>
    </w:lvlOverride>
  </w:num>
  <w:num w:numId="9">
    <w:abstractNumId w:val="2"/>
    <w:lvlOverride w:ilvl="0">
      <w:startOverride w:val="1"/>
    </w:lvlOverride>
  </w:num>
  <w:num w:numId="10">
    <w:abstractNumId w:val="5"/>
  </w:num>
  <w:num w:numId="11">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3"/>
  </w:num>
  <w:num w:numId="13">
    <w:abstractNumId w:val="10"/>
  </w:num>
  <w:num w:numId="14">
    <w:abstractNumId w:val="12"/>
  </w:num>
  <w:num w:numId="15">
    <w:abstractNumId w:val="4"/>
  </w:num>
  <w:num w:numId="16">
    <w:abstractNumId w:val="1"/>
    <w:lvlOverride w:ilvl="0">
      <w:startOverride w:val="1"/>
    </w:lvlOverride>
  </w:num>
  <w:num w:numId="17">
    <w:abstractNumId w:val="1"/>
    <w:lvlOverride w:ilvl="0">
      <w:startOverride w:val="1"/>
    </w:lvlOverride>
  </w:num>
  <w:num w:numId="18">
    <w:abstractNumId w:val="1"/>
    <w:lvlOverride w:ilvl="0">
      <w:startOverride w:val="1"/>
    </w:lvlOverride>
  </w:num>
  <w:num w:numId="19">
    <w:abstractNumId w:val="1"/>
  </w:num>
  <w:num w:numId="20">
    <w:abstractNumId w:val="1"/>
    <w:lvlOverride w:ilvl="0">
      <w:startOverride w:val="1"/>
    </w:lvlOverride>
  </w:num>
  <w:num w:numId="21">
    <w:abstractNumId w:val="1"/>
    <w:lvlOverride w:ilvl="0">
      <w:startOverride w:val="1"/>
    </w:lvlOverride>
  </w:num>
  <w:num w:numId="22">
    <w:abstractNumId w:val="13"/>
  </w:num>
  <w:num w:numId="23">
    <w:abstractNumId w:val="9"/>
  </w:num>
  <w:num w:numId="24">
    <w:abstractNumId w:val="9"/>
    <w:lvlOverride w:ilvl="0">
      <w:startOverride w:val="1"/>
    </w:lvlOverride>
  </w:num>
  <w:num w:numId="25">
    <w:abstractNumId w:val="7"/>
    <w:lvlOverride w:ilvl="0">
      <w:startOverride w:val="1"/>
    </w:lvlOverride>
  </w:num>
  <w:num w:numId="26">
    <w:abstractNumId w:val="1"/>
  </w:num>
  <w:num w:numId="27">
    <w:abstractNumId w:val="10"/>
  </w:num>
  <w:num w:numId="28">
    <w:abstractNumId w:val="10"/>
  </w:num>
  <w:num w:numId="29">
    <w:abstractNumId w:val="10"/>
  </w:num>
  <w:num w:numId="30">
    <w:abstractNumId w:val="10"/>
  </w:num>
  <w:num w:numId="31">
    <w:abstractNumId w:val="10"/>
  </w:num>
  <w:num w:numId="32">
    <w:abstractNumId w:val="10"/>
  </w:num>
  <w:num w:numId="33">
    <w:abstractNumId w:val="10"/>
  </w:num>
  <w:num w:numId="34">
    <w:abstractNumId w:val="1"/>
  </w:num>
  <w:num w:numId="35">
    <w:abstractNumId w:val="1"/>
  </w:num>
  <w:num w:numId="36">
    <w:abstractNumId w:val="1"/>
  </w:num>
  <w:num w:numId="37">
    <w:abstractNumId w:val="1"/>
    <w:lvlOverride w:ilvl="0">
      <w:startOverride w:val="1"/>
    </w:lvlOverride>
  </w:num>
  <w:num w:numId="38">
    <w:abstractNumId w:val="1"/>
  </w:num>
  <w:num w:numId="39">
    <w:abstractNumId w:val="1"/>
  </w:num>
  <w:num w:numId="40">
    <w:abstractNumId w:val="10"/>
  </w:num>
  <w:num w:numId="41">
    <w:abstractNumId w:val="10"/>
  </w:num>
  <w:num w:numId="42">
    <w:abstractNumId w:val="1"/>
  </w:num>
  <w:num w:numId="43">
    <w:abstractNumId w:val="10"/>
  </w:num>
  <w:num w:numId="44">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anonymous">
    <w15:presenceInfo w15:providerId="None" w15:userId="anonymous"/>
  </w15:person>
  <w15:person w15:author="Михаил Назаров">
    <w15:presenceInfo w15:providerId="Windows Live" w15:userId="339fe4c46ffa3c8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proofState w:spelling="clean" w:grammar="clean"/>
  <w:attachedTemplate r:id="rId1"/>
  <w:trackRevisions/>
  <w:defaultTabStop w:val="708"/>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0D0A"/>
    <w:rsid w:val="00007B1C"/>
    <w:rsid w:val="0001074A"/>
    <w:rsid w:val="000136B4"/>
    <w:rsid w:val="000265EA"/>
    <w:rsid w:val="00030EF5"/>
    <w:rsid w:val="000418C3"/>
    <w:rsid w:val="00044E97"/>
    <w:rsid w:val="00045268"/>
    <w:rsid w:val="0004630A"/>
    <w:rsid w:val="000549C8"/>
    <w:rsid w:val="0006432F"/>
    <w:rsid w:val="00066BAA"/>
    <w:rsid w:val="0006718F"/>
    <w:rsid w:val="00067A3B"/>
    <w:rsid w:val="000729D8"/>
    <w:rsid w:val="00084052"/>
    <w:rsid w:val="00087672"/>
    <w:rsid w:val="0008789A"/>
    <w:rsid w:val="000906CD"/>
    <w:rsid w:val="000B615C"/>
    <w:rsid w:val="000C062E"/>
    <w:rsid w:val="000C0E2A"/>
    <w:rsid w:val="000C1AA3"/>
    <w:rsid w:val="000D1A35"/>
    <w:rsid w:val="000D2FDB"/>
    <w:rsid w:val="000D7D55"/>
    <w:rsid w:val="000E6480"/>
    <w:rsid w:val="000F07A2"/>
    <w:rsid w:val="00104D6E"/>
    <w:rsid w:val="00122DD7"/>
    <w:rsid w:val="001230F4"/>
    <w:rsid w:val="00146AE3"/>
    <w:rsid w:val="00155745"/>
    <w:rsid w:val="00160794"/>
    <w:rsid w:val="00166B43"/>
    <w:rsid w:val="001740DF"/>
    <w:rsid w:val="00182CB3"/>
    <w:rsid w:val="00187021"/>
    <w:rsid w:val="00194C5C"/>
    <w:rsid w:val="001A4165"/>
    <w:rsid w:val="001B05FB"/>
    <w:rsid w:val="001B1CBC"/>
    <w:rsid w:val="001B61B8"/>
    <w:rsid w:val="001B65A9"/>
    <w:rsid w:val="001C0D39"/>
    <w:rsid w:val="001D6D64"/>
    <w:rsid w:val="001F0137"/>
    <w:rsid w:val="001F34E0"/>
    <w:rsid w:val="0020444D"/>
    <w:rsid w:val="00217DBC"/>
    <w:rsid w:val="00241B41"/>
    <w:rsid w:val="002433F4"/>
    <w:rsid w:val="00244955"/>
    <w:rsid w:val="0024630A"/>
    <w:rsid w:val="00253FB3"/>
    <w:rsid w:val="00253FDF"/>
    <w:rsid w:val="002548F2"/>
    <w:rsid w:val="0026324B"/>
    <w:rsid w:val="00264FFE"/>
    <w:rsid w:val="00281F88"/>
    <w:rsid w:val="002A11E0"/>
    <w:rsid w:val="002A12FB"/>
    <w:rsid w:val="002B0CBA"/>
    <w:rsid w:val="002C6EBE"/>
    <w:rsid w:val="002D6C59"/>
    <w:rsid w:val="002E01AF"/>
    <w:rsid w:val="002E0375"/>
    <w:rsid w:val="002E3AC2"/>
    <w:rsid w:val="002F0AF4"/>
    <w:rsid w:val="002F308D"/>
    <w:rsid w:val="00317C51"/>
    <w:rsid w:val="00320482"/>
    <w:rsid w:val="0034041E"/>
    <w:rsid w:val="00341132"/>
    <w:rsid w:val="0034696B"/>
    <w:rsid w:val="0035753D"/>
    <w:rsid w:val="003671BB"/>
    <w:rsid w:val="003675AA"/>
    <w:rsid w:val="0036790D"/>
    <w:rsid w:val="0038264C"/>
    <w:rsid w:val="00383D04"/>
    <w:rsid w:val="00384D43"/>
    <w:rsid w:val="00387657"/>
    <w:rsid w:val="003A161A"/>
    <w:rsid w:val="003A3B15"/>
    <w:rsid w:val="003A40E2"/>
    <w:rsid w:val="003B1551"/>
    <w:rsid w:val="003B1AEA"/>
    <w:rsid w:val="003B40C5"/>
    <w:rsid w:val="003C18DC"/>
    <w:rsid w:val="003F36FB"/>
    <w:rsid w:val="004021CA"/>
    <w:rsid w:val="00423F9D"/>
    <w:rsid w:val="0043101E"/>
    <w:rsid w:val="00436028"/>
    <w:rsid w:val="00436C54"/>
    <w:rsid w:val="00437035"/>
    <w:rsid w:val="004409EA"/>
    <w:rsid w:val="004436A4"/>
    <w:rsid w:val="00450691"/>
    <w:rsid w:val="004575D2"/>
    <w:rsid w:val="004630CE"/>
    <w:rsid w:val="00465D4A"/>
    <w:rsid w:val="004765E0"/>
    <w:rsid w:val="0048250B"/>
    <w:rsid w:val="00483E4A"/>
    <w:rsid w:val="004849D5"/>
    <w:rsid w:val="00485F60"/>
    <w:rsid w:val="00487E44"/>
    <w:rsid w:val="00491F3F"/>
    <w:rsid w:val="004A1BCF"/>
    <w:rsid w:val="004A2943"/>
    <w:rsid w:val="004A447A"/>
    <w:rsid w:val="004B0A33"/>
    <w:rsid w:val="004B16D6"/>
    <w:rsid w:val="004B3ABF"/>
    <w:rsid w:val="004C4630"/>
    <w:rsid w:val="004C6205"/>
    <w:rsid w:val="004D4DF8"/>
    <w:rsid w:val="004E39CE"/>
    <w:rsid w:val="004F021E"/>
    <w:rsid w:val="004F1A58"/>
    <w:rsid w:val="004F7AE4"/>
    <w:rsid w:val="005017A5"/>
    <w:rsid w:val="005047F6"/>
    <w:rsid w:val="00521CEB"/>
    <w:rsid w:val="00525F4E"/>
    <w:rsid w:val="0053725F"/>
    <w:rsid w:val="00550968"/>
    <w:rsid w:val="00555914"/>
    <w:rsid w:val="00566B79"/>
    <w:rsid w:val="00572076"/>
    <w:rsid w:val="005746AD"/>
    <w:rsid w:val="00592313"/>
    <w:rsid w:val="00592425"/>
    <w:rsid w:val="00592AC6"/>
    <w:rsid w:val="00595F93"/>
    <w:rsid w:val="005961CC"/>
    <w:rsid w:val="005A1810"/>
    <w:rsid w:val="005A18D5"/>
    <w:rsid w:val="005B2892"/>
    <w:rsid w:val="005B3076"/>
    <w:rsid w:val="005C7DA6"/>
    <w:rsid w:val="005D75F9"/>
    <w:rsid w:val="005E00C2"/>
    <w:rsid w:val="005E024A"/>
    <w:rsid w:val="005E4319"/>
    <w:rsid w:val="005F260B"/>
    <w:rsid w:val="005F2ABD"/>
    <w:rsid w:val="005F44AC"/>
    <w:rsid w:val="00603D88"/>
    <w:rsid w:val="00604E6D"/>
    <w:rsid w:val="00612978"/>
    <w:rsid w:val="00613D04"/>
    <w:rsid w:val="006146EA"/>
    <w:rsid w:val="006324DE"/>
    <w:rsid w:val="00643BFC"/>
    <w:rsid w:val="006500C2"/>
    <w:rsid w:val="00654398"/>
    <w:rsid w:val="006555FA"/>
    <w:rsid w:val="00660E20"/>
    <w:rsid w:val="006701CC"/>
    <w:rsid w:val="00671550"/>
    <w:rsid w:val="00682EBC"/>
    <w:rsid w:val="00690404"/>
    <w:rsid w:val="00697D0C"/>
    <w:rsid w:val="00697D98"/>
    <w:rsid w:val="006A228F"/>
    <w:rsid w:val="006B3DD5"/>
    <w:rsid w:val="006C25D0"/>
    <w:rsid w:val="006C6FF1"/>
    <w:rsid w:val="006D4727"/>
    <w:rsid w:val="006E6A8A"/>
    <w:rsid w:val="00703150"/>
    <w:rsid w:val="00706A72"/>
    <w:rsid w:val="0071166D"/>
    <w:rsid w:val="00712F36"/>
    <w:rsid w:val="00716107"/>
    <w:rsid w:val="007277E6"/>
    <w:rsid w:val="007331AC"/>
    <w:rsid w:val="007348BA"/>
    <w:rsid w:val="00736F12"/>
    <w:rsid w:val="00745E56"/>
    <w:rsid w:val="007464CD"/>
    <w:rsid w:val="007502E0"/>
    <w:rsid w:val="0075481F"/>
    <w:rsid w:val="00760445"/>
    <w:rsid w:val="00761332"/>
    <w:rsid w:val="0077702D"/>
    <w:rsid w:val="007A16C7"/>
    <w:rsid w:val="007B21C1"/>
    <w:rsid w:val="007B77B6"/>
    <w:rsid w:val="007C7867"/>
    <w:rsid w:val="007C7C05"/>
    <w:rsid w:val="007E5D8E"/>
    <w:rsid w:val="007F4307"/>
    <w:rsid w:val="008441A1"/>
    <w:rsid w:val="0085166B"/>
    <w:rsid w:val="00856144"/>
    <w:rsid w:val="008773BE"/>
    <w:rsid w:val="0087778C"/>
    <w:rsid w:val="0089292E"/>
    <w:rsid w:val="00894564"/>
    <w:rsid w:val="00897AB7"/>
    <w:rsid w:val="008C558A"/>
    <w:rsid w:val="008C5C31"/>
    <w:rsid w:val="008D0CF5"/>
    <w:rsid w:val="008D5FD8"/>
    <w:rsid w:val="008D6CC3"/>
    <w:rsid w:val="008F5EA8"/>
    <w:rsid w:val="0090083D"/>
    <w:rsid w:val="009037F1"/>
    <w:rsid w:val="0090570C"/>
    <w:rsid w:val="009243A6"/>
    <w:rsid w:val="00930D6B"/>
    <w:rsid w:val="00941287"/>
    <w:rsid w:val="00991EE3"/>
    <w:rsid w:val="00991EEE"/>
    <w:rsid w:val="009B3C38"/>
    <w:rsid w:val="009B48BB"/>
    <w:rsid w:val="009C5AA3"/>
    <w:rsid w:val="009C5B2E"/>
    <w:rsid w:val="009D29C9"/>
    <w:rsid w:val="009D4702"/>
    <w:rsid w:val="009E25BF"/>
    <w:rsid w:val="009E468A"/>
    <w:rsid w:val="009F085F"/>
    <w:rsid w:val="009F2E0C"/>
    <w:rsid w:val="00A00FCD"/>
    <w:rsid w:val="00A165F6"/>
    <w:rsid w:val="00A2608F"/>
    <w:rsid w:val="00A265C5"/>
    <w:rsid w:val="00A313DA"/>
    <w:rsid w:val="00A3564F"/>
    <w:rsid w:val="00A41E12"/>
    <w:rsid w:val="00A72CB0"/>
    <w:rsid w:val="00A94B6F"/>
    <w:rsid w:val="00AA1F84"/>
    <w:rsid w:val="00AA3C6C"/>
    <w:rsid w:val="00AA5007"/>
    <w:rsid w:val="00AA6B2C"/>
    <w:rsid w:val="00AB1F54"/>
    <w:rsid w:val="00AD2D24"/>
    <w:rsid w:val="00AD7ADC"/>
    <w:rsid w:val="00AE64A1"/>
    <w:rsid w:val="00AF636B"/>
    <w:rsid w:val="00B00D41"/>
    <w:rsid w:val="00B04E89"/>
    <w:rsid w:val="00B34368"/>
    <w:rsid w:val="00B53ECE"/>
    <w:rsid w:val="00B549D6"/>
    <w:rsid w:val="00B6515E"/>
    <w:rsid w:val="00B8677D"/>
    <w:rsid w:val="00BA00EE"/>
    <w:rsid w:val="00BA1260"/>
    <w:rsid w:val="00BA1D94"/>
    <w:rsid w:val="00BA2411"/>
    <w:rsid w:val="00BA5110"/>
    <w:rsid w:val="00BA5E54"/>
    <w:rsid w:val="00BD6DB2"/>
    <w:rsid w:val="00C030C4"/>
    <w:rsid w:val="00C063A4"/>
    <w:rsid w:val="00C13F4F"/>
    <w:rsid w:val="00C23B05"/>
    <w:rsid w:val="00C25DDB"/>
    <w:rsid w:val="00C30F22"/>
    <w:rsid w:val="00C31FAE"/>
    <w:rsid w:val="00C337A8"/>
    <w:rsid w:val="00C36DA4"/>
    <w:rsid w:val="00C41573"/>
    <w:rsid w:val="00C556AB"/>
    <w:rsid w:val="00C60760"/>
    <w:rsid w:val="00C635DE"/>
    <w:rsid w:val="00C8042A"/>
    <w:rsid w:val="00C84208"/>
    <w:rsid w:val="00C84BB7"/>
    <w:rsid w:val="00C950C9"/>
    <w:rsid w:val="00CA1286"/>
    <w:rsid w:val="00CA149B"/>
    <w:rsid w:val="00CA39C7"/>
    <w:rsid w:val="00CA6560"/>
    <w:rsid w:val="00CC0D68"/>
    <w:rsid w:val="00CD037D"/>
    <w:rsid w:val="00CE2405"/>
    <w:rsid w:val="00CF0724"/>
    <w:rsid w:val="00D1180E"/>
    <w:rsid w:val="00D237DD"/>
    <w:rsid w:val="00D4554B"/>
    <w:rsid w:val="00D514B4"/>
    <w:rsid w:val="00D55809"/>
    <w:rsid w:val="00D57043"/>
    <w:rsid w:val="00D62C3E"/>
    <w:rsid w:val="00D657FB"/>
    <w:rsid w:val="00D727DB"/>
    <w:rsid w:val="00D74042"/>
    <w:rsid w:val="00D76F6B"/>
    <w:rsid w:val="00D91B91"/>
    <w:rsid w:val="00D97B89"/>
    <w:rsid w:val="00DB337A"/>
    <w:rsid w:val="00DB7254"/>
    <w:rsid w:val="00DD5D3D"/>
    <w:rsid w:val="00DE7740"/>
    <w:rsid w:val="00DF0D0A"/>
    <w:rsid w:val="00DF4998"/>
    <w:rsid w:val="00DF71DB"/>
    <w:rsid w:val="00E04E4D"/>
    <w:rsid w:val="00E07812"/>
    <w:rsid w:val="00E105F3"/>
    <w:rsid w:val="00E10756"/>
    <w:rsid w:val="00E15B98"/>
    <w:rsid w:val="00E203FD"/>
    <w:rsid w:val="00E2608B"/>
    <w:rsid w:val="00E31EA9"/>
    <w:rsid w:val="00E42DA2"/>
    <w:rsid w:val="00E43CD3"/>
    <w:rsid w:val="00E51319"/>
    <w:rsid w:val="00E537E2"/>
    <w:rsid w:val="00E55D11"/>
    <w:rsid w:val="00E72B60"/>
    <w:rsid w:val="00E7378F"/>
    <w:rsid w:val="00E777D8"/>
    <w:rsid w:val="00E824F9"/>
    <w:rsid w:val="00E82B3C"/>
    <w:rsid w:val="00E9009B"/>
    <w:rsid w:val="00EA2A02"/>
    <w:rsid w:val="00EE0D5C"/>
    <w:rsid w:val="00EE4923"/>
    <w:rsid w:val="00EF6B2C"/>
    <w:rsid w:val="00F041D9"/>
    <w:rsid w:val="00F12AA2"/>
    <w:rsid w:val="00F211CB"/>
    <w:rsid w:val="00F219C0"/>
    <w:rsid w:val="00F301E1"/>
    <w:rsid w:val="00F310FA"/>
    <w:rsid w:val="00F436DA"/>
    <w:rsid w:val="00F45CE2"/>
    <w:rsid w:val="00F5473A"/>
    <w:rsid w:val="00F563A5"/>
    <w:rsid w:val="00F5765F"/>
    <w:rsid w:val="00F57662"/>
    <w:rsid w:val="00F75387"/>
    <w:rsid w:val="00F756EA"/>
    <w:rsid w:val="00F76A35"/>
    <w:rsid w:val="00F810B7"/>
    <w:rsid w:val="00F97C5E"/>
    <w:rsid w:val="00FA1A12"/>
    <w:rsid w:val="00FA2AC2"/>
    <w:rsid w:val="00FB6896"/>
    <w:rsid w:val="00FC585B"/>
    <w:rsid w:val="00FC7B77"/>
    <w:rsid w:val="00FD14E9"/>
    <w:rsid w:val="00FD1624"/>
    <w:rsid w:val="00FD505C"/>
    <w:rsid w:val="00FE23E8"/>
    <w:rsid w:val="00FF4F0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92075D"/>
  <w15:docId w15:val="{35E2C501-7F34-4E13-B459-DE4C7D40CC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ru-RU" w:eastAsia="ru-RU"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lsdException w:name="toc 6" w:semiHidden="1"/>
    <w:lsdException w:name="toc 7" w:semiHidden="1"/>
    <w:lsdException w:name="toc 8" w:semiHidden="1"/>
    <w:lsdException w:name="toc 9" w:semiHidden="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qFormat="1"/>
    <w:lsdException w:name="table of figures" w:semiHidden="1" w:unhideWhenUsed="1"/>
    <w:lsdException w:name="envelope address" w:semiHidden="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uiPriority="1" w:qFormat="1"/>
    <w:lsdException w:name="List Number" w:uiPriority="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lsdException w:name="Salutation" w:semiHidden="1" w:unhideWhenUsed="1"/>
    <w:lsdException w:name="Date" w:semiHidden="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lsdException w:name="HTML Address" w:semiHidden="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0"/>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5" w:unhideWhenUsed="1"/>
    <w:lsdException w:name="TOC Heading" w:semiHidden="1" w:uiPriority="5"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3">
    <w:name w:val="Normal"/>
    <w:aliases w:val="К732 - Обычный"/>
    <w:qFormat/>
    <w:rsid w:val="00E7378F"/>
    <w:pPr>
      <w:suppressAutoHyphens/>
      <w:spacing w:after="0" w:line="360" w:lineRule="auto"/>
      <w:ind w:firstLine="567"/>
      <w:jc w:val="both"/>
    </w:pPr>
    <w:rPr>
      <w:rFonts w:ascii="Times New Roman" w:hAnsi="Times New Roman"/>
      <w:color w:val="000000" w:themeColor="text1"/>
      <w:sz w:val="28"/>
    </w:rPr>
  </w:style>
  <w:style w:type="paragraph" w:styleId="1">
    <w:name w:val="heading 1"/>
    <w:aliases w:val="К732 - Заголовок 1"/>
    <w:basedOn w:val="a3"/>
    <w:next w:val="a3"/>
    <w:link w:val="10"/>
    <w:autoRedefine/>
    <w:uiPriority w:val="3"/>
    <w:qFormat/>
    <w:rsid w:val="005E4319"/>
    <w:pPr>
      <w:keepNext/>
      <w:keepLines/>
      <w:pageBreakBefore/>
      <w:spacing w:after="360" w:line="240" w:lineRule="auto"/>
      <w:ind w:left="567" w:firstLine="0"/>
      <w:outlineLvl w:val="0"/>
    </w:pPr>
    <w:rPr>
      <w:rFonts w:eastAsiaTheme="majorEastAsia" w:cstheme="majorBidi"/>
      <w:b/>
      <w:bCs/>
      <w:smallCaps/>
      <w:szCs w:val="28"/>
    </w:rPr>
  </w:style>
  <w:style w:type="paragraph" w:styleId="2">
    <w:name w:val="heading 2"/>
    <w:aliases w:val="К732 - Заголовок 2"/>
    <w:basedOn w:val="a3"/>
    <w:next w:val="a3"/>
    <w:link w:val="20"/>
    <w:autoRedefine/>
    <w:uiPriority w:val="3"/>
    <w:qFormat/>
    <w:rsid w:val="00B549D6"/>
    <w:pPr>
      <w:keepNext/>
      <w:keepLines/>
      <w:numPr>
        <w:ilvl w:val="1"/>
        <w:numId w:val="5"/>
      </w:numPr>
      <w:spacing w:after="283"/>
      <w:outlineLvl w:val="1"/>
    </w:pPr>
    <w:rPr>
      <w:rFonts w:eastAsia="Times New Roman" w:cs="Times New Roman"/>
      <w:b/>
      <w:bCs/>
      <w:szCs w:val="28"/>
    </w:rPr>
  </w:style>
  <w:style w:type="paragraph" w:styleId="3">
    <w:name w:val="heading 3"/>
    <w:aliases w:val="К732 - Заголовок 3"/>
    <w:basedOn w:val="a3"/>
    <w:next w:val="a3"/>
    <w:link w:val="30"/>
    <w:autoRedefine/>
    <w:uiPriority w:val="3"/>
    <w:qFormat/>
    <w:rsid w:val="00B549D6"/>
    <w:pPr>
      <w:keepNext/>
      <w:keepLines/>
      <w:numPr>
        <w:ilvl w:val="2"/>
        <w:numId w:val="5"/>
      </w:numPr>
      <w:spacing w:after="360" w:line="240" w:lineRule="auto"/>
      <w:outlineLvl w:val="2"/>
    </w:pPr>
    <w:rPr>
      <w:rFonts w:eastAsia="Times New Roman" w:cs="Times New Roman"/>
      <w:szCs w:val="28"/>
    </w:rPr>
  </w:style>
  <w:style w:type="paragraph" w:styleId="4">
    <w:name w:val="heading 4"/>
    <w:aliases w:val="К732 - Заголовок 4"/>
    <w:basedOn w:val="a3"/>
    <w:next w:val="a3"/>
    <w:link w:val="40"/>
    <w:autoRedefine/>
    <w:uiPriority w:val="3"/>
    <w:qFormat/>
    <w:rsid w:val="00AD2D24"/>
    <w:pPr>
      <w:keepNext/>
      <w:keepLines/>
      <w:numPr>
        <w:ilvl w:val="3"/>
        <w:numId w:val="5"/>
      </w:numPr>
      <w:spacing w:after="360" w:line="240" w:lineRule="auto"/>
      <w:outlineLvl w:val="3"/>
    </w:pPr>
    <w:rPr>
      <w:rFonts w:eastAsiaTheme="majorEastAsia" w:cstheme="majorBidi"/>
      <w:bCs/>
      <w:i/>
      <w:iCs/>
    </w:rPr>
  </w:style>
  <w:style w:type="paragraph" w:styleId="5">
    <w:name w:val="heading 5"/>
    <w:basedOn w:val="a3"/>
    <w:next w:val="a3"/>
    <w:link w:val="50"/>
    <w:uiPriority w:val="99"/>
    <w:semiHidden/>
    <w:rsid w:val="00592425"/>
    <w:pPr>
      <w:keepNext/>
      <w:keepLines/>
      <w:numPr>
        <w:ilvl w:val="4"/>
        <w:numId w:val="5"/>
      </w:numPr>
      <w:spacing w:before="200"/>
      <w:outlineLvl w:val="4"/>
    </w:pPr>
    <w:rPr>
      <w:rFonts w:asciiTheme="majorHAnsi" w:eastAsiaTheme="majorEastAsia" w:hAnsiTheme="majorHAnsi" w:cstheme="majorBidi"/>
      <w:color w:val="243F60" w:themeColor="accent1" w:themeShade="7F"/>
    </w:rPr>
  </w:style>
  <w:style w:type="paragraph" w:styleId="6">
    <w:name w:val="heading 6"/>
    <w:basedOn w:val="a3"/>
    <w:next w:val="a3"/>
    <w:link w:val="60"/>
    <w:uiPriority w:val="99"/>
    <w:semiHidden/>
    <w:qFormat/>
    <w:rsid w:val="00592425"/>
    <w:pPr>
      <w:keepNext/>
      <w:keepLines/>
      <w:numPr>
        <w:ilvl w:val="5"/>
        <w:numId w:val="5"/>
      </w:numPr>
      <w:spacing w:before="200"/>
      <w:outlineLvl w:val="5"/>
    </w:pPr>
    <w:rPr>
      <w:rFonts w:asciiTheme="majorHAnsi" w:eastAsiaTheme="majorEastAsia" w:hAnsiTheme="majorHAnsi" w:cstheme="majorBidi"/>
      <w:i/>
      <w:iCs/>
      <w:color w:val="243F60" w:themeColor="accent1" w:themeShade="7F"/>
    </w:rPr>
  </w:style>
  <w:style w:type="paragraph" w:styleId="7">
    <w:name w:val="heading 7"/>
    <w:basedOn w:val="a3"/>
    <w:next w:val="a3"/>
    <w:link w:val="70"/>
    <w:uiPriority w:val="99"/>
    <w:semiHidden/>
    <w:qFormat/>
    <w:rsid w:val="00592425"/>
    <w:pPr>
      <w:keepNext/>
      <w:keepLines/>
      <w:numPr>
        <w:ilvl w:val="6"/>
        <w:numId w:val="5"/>
      </w:numPr>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3"/>
    <w:next w:val="a3"/>
    <w:link w:val="80"/>
    <w:uiPriority w:val="99"/>
    <w:semiHidden/>
    <w:qFormat/>
    <w:rsid w:val="00592425"/>
    <w:pPr>
      <w:keepNext/>
      <w:keepLines/>
      <w:numPr>
        <w:ilvl w:val="7"/>
        <w:numId w:val="5"/>
      </w:numPr>
      <w:spacing w:before="200"/>
      <w:outlineLvl w:val="7"/>
    </w:pPr>
    <w:rPr>
      <w:rFonts w:asciiTheme="majorHAnsi" w:eastAsiaTheme="majorEastAsia" w:hAnsiTheme="majorHAnsi" w:cstheme="majorBidi"/>
      <w:color w:val="404040" w:themeColor="text1" w:themeTint="BF"/>
      <w:sz w:val="20"/>
      <w:szCs w:val="20"/>
    </w:rPr>
  </w:style>
  <w:style w:type="paragraph" w:styleId="9">
    <w:name w:val="heading 9"/>
    <w:basedOn w:val="a3"/>
    <w:next w:val="a3"/>
    <w:link w:val="90"/>
    <w:uiPriority w:val="99"/>
    <w:semiHidden/>
    <w:qFormat/>
    <w:rsid w:val="00592425"/>
    <w:pPr>
      <w:keepNext/>
      <w:keepLines/>
      <w:numPr>
        <w:ilvl w:val="8"/>
        <w:numId w:val="5"/>
      </w:numPr>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4">
    <w:name w:val="Default Paragraph Font"/>
    <w:uiPriority w:val="1"/>
    <w:semiHidden/>
    <w:unhideWhenUsed/>
  </w:style>
  <w:style w:type="table" w:default="1" w:styleId="a5">
    <w:name w:val="Normal Table"/>
    <w:uiPriority w:val="99"/>
    <w:semiHidden/>
    <w:unhideWhenUsed/>
    <w:tblPr>
      <w:tblInd w:w="0" w:type="dxa"/>
      <w:tblCellMar>
        <w:top w:w="0" w:type="dxa"/>
        <w:left w:w="108" w:type="dxa"/>
        <w:bottom w:w="0" w:type="dxa"/>
        <w:right w:w="108" w:type="dxa"/>
      </w:tblCellMar>
    </w:tblPr>
  </w:style>
  <w:style w:type="numbering" w:default="1" w:styleId="a6">
    <w:name w:val="No List"/>
    <w:uiPriority w:val="99"/>
    <w:semiHidden/>
    <w:unhideWhenUsed/>
  </w:style>
  <w:style w:type="paragraph" w:styleId="a7">
    <w:name w:val="header"/>
    <w:basedOn w:val="a3"/>
    <w:link w:val="a8"/>
    <w:uiPriority w:val="99"/>
    <w:rsid w:val="00BA2411"/>
    <w:pPr>
      <w:tabs>
        <w:tab w:val="center" w:pos="4677"/>
        <w:tab w:val="right" w:pos="9355"/>
      </w:tabs>
      <w:spacing w:line="240" w:lineRule="auto"/>
    </w:pPr>
  </w:style>
  <w:style w:type="character" w:customStyle="1" w:styleId="a8">
    <w:name w:val="Верхний колонтитул Знак"/>
    <w:basedOn w:val="a4"/>
    <w:link w:val="a7"/>
    <w:uiPriority w:val="99"/>
    <w:rsid w:val="00AD2D24"/>
    <w:rPr>
      <w:rFonts w:ascii="Times New Roman" w:hAnsi="Times New Roman"/>
      <w:color w:val="000000" w:themeColor="text1"/>
      <w:sz w:val="28"/>
    </w:rPr>
  </w:style>
  <w:style w:type="paragraph" w:styleId="a9">
    <w:name w:val="footer"/>
    <w:basedOn w:val="a3"/>
    <w:link w:val="aa"/>
    <w:uiPriority w:val="99"/>
    <w:semiHidden/>
    <w:rsid w:val="00BA2411"/>
    <w:pPr>
      <w:tabs>
        <w:tab w:val="center" w:pos="4677"/>
        <w:tab w:val="right" w:pos="9355"/>
      </w:tabs>
      <w:spacing w:line="240" w:lineRule="auto"/>
    </w:pPr>
  </w:style>
  <w:style w:type="character" w:customStyle="1" w:styleId="aa">
    <w:name w:val="Нижний колонтитул Знак"/>
    <w:basedOn w:val="a4"/>
    <w:link w:val="a9"/>
    <w:uiPriority w:val="99"/>
    <w:semiHidden/>
    <w:rsid w:val="00AD2D24"/>
    <w:rPr>
      <w:rFonts w:ascii="Times New Roman" w:hAnsi="Times New Roman"/>
      <w:color w:val="000000" w:themeColor="text1"/>
      <w:sz w:val="28"/>
    </w:rPr>
  </w:style>
  <w:style w:type="character" w:customStyle="1" w:styleId="20">
    <w:name w:val="Заголовок 2 Знак"/>
    <w:aliases w:val="К732 - Заголовок 2 Знак"/>
    <w:basedOn w:val="a4"/>
    <w:link w:val="2"/>
    <w:uiPriority w:val="3"/>
    <w:rsid w:val="00B549D6"/>
    <w:rPr>
      <w:rFonts w:ascii="Times New Roman" w:eastAsia="Times New Roman" w:hAnsi="Times New Roman" w:cs="Times New Roman"/>
      <w:b/>
      <w:bCs/>
      <w:color w:val="000000" w:themeColor="text1"/>
      <w:sz w:val="28"/>
      <w:szCs w:val="28"/>
    </w:rPr>
  </w:style>
  <w:style w:type="character" w:customStyle="1" w:styleId="10">
    <w:name w:val="Заголовок 1 Знак"/>
    <w:aliases w:val="К732 - Заголовок 1 Знак"/>
    <w:basedOn w:val="a4"/>
    <w:link w:val="1"/>
    <w:uiPriority w:val="3"/>
    <w:rsid w:val="005E4319"/>
    <w:rPr>
      <w:rFonts w:ascii="Times New Roman" w:eastAsiaTheme="majorEastAsia" w:hAnsi="Times New Roman" w:cstheme="majorBidi"/>
      <w:b/>
      <w:bCs/>
      <w:smallCaps/>
      <w:color w:val="000000" w:themeColor="text1"/>
      <w:sz w:val="28"/>
      <w:szCs w:val="28"/>
    </w:rPr>
  </w:style>
  <w:style w:type="character" w:customStyle="1" w:styleId="30">
    <w:name w:val="Заголовок 3 Знак"/>
    <w:aliases w:val="К732 - Заголовок 3 Знак"/>
    <w:basedOn w:val="a4"/>
    <w:link w:val="3"/>
    <w:uiPriority w:val="3"/>
    <w:rsid w:val="00B549D6"/>
    <w:rPr>
      <w:rFonts w:ascii="Times New Roman" w:eastAsia="Times New Roman" w:hAnsi="Times New Roman" w:cs="Times New Roman"/>
      <w:color w:val="000000" w:themeColor="text1"/>
      <w:sz w:val="28"/>
      <w:szCs w:val="28"/>
    </w:rPr>
  </w:style>
  <w:style w:type="character" w:customStyle="1" w:styleId="40">
    <w:name w:val="Заголовок 4 Знак"/>
    <w:aliases w:val="К732 - Заголовок 4 Знак"/>
    <w:basedOn w:val="a4"/>
    <w:link w:val="4"/>
    <w:uiPriority w:val="3"/>
    <w:rsid w:val="00AD2D24"/>
    <w:rPr>
      <w:rFonts w:ascii="Times New Roman" w:eastAsiaTheme="majorEastAsia" w:hAnsi="Times New Roman" w:cstheme="majorBidi"/>
      <w:bCs/>
      <w:i/>
      <w:iCs/>
      <w:color w:val="000000" w:themeColor="text1"/>
      <w:sz w:val="28"/>
    </w:rPr>
  </w:style>
  <w:style w:type="character" w:customStyle="1" w:styleId="50">
    <w:name w:val="Заголовок 5 Знак"/>
    <w:basedOn w:val="a4"/>
    <w:link w:val="5"/>
    <w:uiPriority w:val="99"/>
    <w:semiHidden/>
    <w:rsid w:val="00AD2D24"/>
    <w:rPr>
      <w:rFonts w:asciiTheme="majorHAnsi" w:eastAsiaTheme="majorEastAsia" w:hAnsiTheme="majorHAnsi" w:cstheme="majorBidi"/>
      <w:color w:val="243F60" w:themeColor="accent1" w:themeShade="7F"/>
      <w:sz w:val="28"/>
    </w:rPr>
  </w:style>
  <w:style w:type="character" w:customStyle="1" w:styleId="60">
    <w:name w:val="Заголовок 6 Знак"/>
    <w:basedOn w:val="a4"/>
    <w:link w:val="6"/>
    <w:uiPriority w:val="99"/>
    <w:semiHidden/>
    <w:rsid w:val="00AD2D24"/>
    <w:rPr>
      <w:rFonts w:asciiTheme="majorHAnsi" w:eastAsiaTheme="majorEastAsia" w:hAnsiTheme="majorHAnsi" w:cstheme="majorBidi"/>
      <w:i/>
      <w:iCs/>
      <w:color w:val="243F60" w:themeColor="accent1" w:themeShade="7F"/>
      <w:sz w:val="28"/>
    </w:rPr>
  </w:style>
  <w:style w:type="character" w:customStyle="1" w:styleId="70">
    <w:name w:val="Заголовок 7 Знак"/>
    <w:basedOn w:val="a4"/>
    <w:link w:val="7"/>
    <w:uiPriority w:val="99"/>
    <w:semiHidden/>
    <w:rsid w:val="00AD2D24"/>
    <w:rPr>
      <w:rFonts w:asciiTheme="majorHAnsi" w:eastAsiaTheme="majorEastAsia" w:hAnsiTheme="majorHAnsi" w:cstheme="majorBidi"/>
      <w:i/>
      <w:iCs/>
      <w:color w:val="404040" w:themeColor="text1" w:themeTint="BF"/>
      <w:sz w:val="28"/>
    </w:rPr>
  </w:style>
  <w:style w:type="character" w:customStyle="1" w:styleId="80">
    <w:name w:val="Заголовок 8 Знак"/>
    <w:basedOn w:val="a4"/>
    <w:link w:val="8"/>
    <w:uiPriority w:val="99"/>
    <w:semiHidden/>
    <w:rsid w:val="00AD2D24"/>
    <w:rPr>
      <w:rFonts w:asciiTheme="majorHAnsi" w:eastAsiaTheme="majorEastAsia" w:hAnsiTheme="majorHAnsi" w:cstheme="majorBidi"/>
      <w:color w:val="404040" w:themeColor="text1" w:themeTint="BF"/>
      <w:sz w:val="20"/>
      <w:szCs w:val="20"/>
    </w:rPr>
  </w:style>
  <w:style w:type="character" w:customStyle="1" w:styleId="90">
    <w:name w:val="Заголовок 9 Знак"/>
    <w:basedOn w:val="a4"/>
    <w:link w:val="9"/>
    <w:uiPriority w:val="99"/>
    <w:semiHidden/>
    <w:rsid w:val="00AD2D24"/>
    <w:rPr>
      <w:rFonts w:asciiTheme="majorHAnsi" w:eastAsiaTheme="majorEastAsia" w:hAnsiTheme="majorHAnsi" w:cstheme="majorBidi"/>
      <w:i/>
      <w:iCs/>
      <w:color w:val="404040" w:themeColor="text1" w:themeTint="BF"/>
      <w:sz w:val="20"/>
      <w:szCs w:val="20"/>
    </w:rPr>
  </w:style>
  <w:style w:type="paragraph" w:styleId="ab">
    <w:name w:val="TOC Heading"/>
    <w:basedOn w:val="1"/>
    <w:next w:val="a3"/>
    <w:autoRedefine/>
    <w:uiPriority w:val="5"/>
    <w:qFormat/>
    <w:rsid w:val="0053725F"/>
    <w:pPr>
      <w:pageBreakBefore w:val="0"/>
      <w:ind w:left="0"/>
      <w:jc w:val="center"/>
      <w:outlineLvl w:val="9"/>
    </w:pPr>
  </w:style>
  <w:style w:type="paragraph" w:customStyle="1" w:styleId="732-0">
    <w:name w:val="К732 - Изображение"/>
    <w:basedOn w:val="a3"/>
    <w:next w:val="732-1"/>
    <w:link w:val="732-2"/>
    <w:autoRedefine/>
    <w:uiPriority w:val="1"/>
    <w:qFormat/>
    <w:rsid w:val="00AD2D24"/>
    <w:pPr>
      <w:keepNext/>
      <w:spacing w:line="240" w:lineRule="auto"/>
      <w:ind w:firstLine="0"/>
      <w:jc w:val="center"/>
    </w:pPr>
  </w:style>
  <w:style w:type="paragraph" w:styleId="a0">
    <w:name w:val="List Bullet"/>
    <w:basedOn w:val="a3"/>
    <w:autoRedefine/>
    <w:uiPriority w:val="1"/>
    <w:qFormat/>
    <w:rsid w:val="00FC585B"/>
    <w:pPr>
      <w:numPr>
        <w:numId w:val="6"/>
      </w:numPr>
      <w:ind w:left="0" w:firstLine="567"/>
      <w:contextualSpacing/>
    </w:pPr>
  </w:style>
  <w:style w:type="paragraph" w:styleId="11">
    <w:name w:val="toc 1"/>
    <w:basedOn w:val="a3"/>
    <w:next w:val="a3"/>
    <w:autoRedefine/>
    <w:uiPriority w:val="39"/>
    <w:unhideWhenUsed/>
    <w:rsid w:val="00712F36"/>
    <w:pPr>
      <w:spacing w:before="60" w:after="60" w:line="240" w:lineRule="auto"/>
      <w:ind w:left="227" w:right="567" w:hanging="227"/>
      <w:jc w:val="left"/>
    </w:pPr>
    <w:rPr>
      <w:b/>
      <w:smallCaps/>
    </w:rPr>
  </w:style>
  <w:style w:type="paragraph" w:styleId="21">
    <w:name w:val="toc 2"/>
    <w:basedOn w:val="a3"/>
    <w:next w:val="a3"/>
    <w:autoRedefine/>
    <w:uiPriority w:val="39"/>
    <w:unhideWhenUsed/>
    <w:rsid w:val="0043101E"/>
    <w:pPr>
      <w:spacing w:before="60" w:after="60" w:line="240" w:lineRule="auto"/>
      <w:ind w:left="681" w:right="567" w:hanging="454"/>
      <w:jc w:val="left"/>
    </w:pPr>
    <w:rPr>
      <w:smallCaps/>
    </w:rPr>
  </w:style>
  <w:style w:type="paragraph" w:styleId="31">
    <w:name w:val="toc 3"/>
    <w:basedOn w:val="a3"/>
    <w:next w:val="a3"/>
    <w:autoRedefine/>
    <w:uiPriority w:val="39"/>
    <w:unhideWhenUsed/>
    <w:rsid w:val="0043101E"/>
    <w:pPr>
      <w:spacing w:line="240" w:lineRule="auto"/>
      <w:ind w:left="1446" w:right="567" w:hanging="709"/>
      <w:jc w:val="left"/>
    </w:pPr>
  </w:style>
  <w:style w:type="paragraph" w:styleId="41">
    <w:name w:val="toc 4"/>
    <w:basedOn w:val="a3"/>
    <w:next w:val="a3"/>
    <w:autoRedefine/>
    <w:uiPriority w:val="39"/>
    <w:unhideWhenUsed/>
    <w:rsid w:val="0043101E"/>
    <w:pPr>
      <w:spacing w:line="240" w:lineRule="auto"/>
      <w:ind w:left="2127" w:right="567" w:hanging="709"/>
      <w:jc w:val="left"/>
    </w:pPr>
  </w:style>
  <w:style w:type="paragraph" w:styleId="a">
    <w:name w:val="List Number"/>
    <w:aliases w:val="К732 - Нумерованный список"/>
    <w:basedOn w:val="a3"/>
    <w:link w:val="ac"/>
    <w:uiPriority w:val="1"/>
    <w:qFormat/>
    <w:rsid w:val="00AA6B2C"/>
    <w:pPr>
      <w:numPr>
        <w:numId w:val="7"/>
      </w:numPr>
      <w:contextualSpacing/>
    </w:pPr>
  </w:style>
  <w:style w:type="character" w:styleId="ad">
    <w:name w:val="Hyperlink"/>
    <w:basedOn w:val="a4"/>
    <w:uiPriority w:val="99"/>
    <w:unhideWhenUsed/>
    <w:rsid w:val="00FC585B"/>
    <w:rPr>
      <w:color w:val="0000FF" w:themeColor="hyperlink"/>
      <w:u w:val="single"/>
    </w:rPr>
  </w:style>
  <w:style w:type="paragraph" w:customStyle="1" w:styleId="a2">
    <w:name w:val="Многоуровневый список"/>
    <w:basedOn w:val="a"/>
    <w:autoRedefine/>
    <w:uiPriority w:val="2"/>
    <w:qFormat/>
    <w:rsid w:val="00264FFE"/>
    <w:pPr>
      <w:numPr>
        <w:numId w:val="10"/>
      </w:numPr>
      <w:ind w:left="0" w:firstLine="567"/>
    </w:pPr>
  </w:style>
  <w:style w:type="paragraph" w:styleId="ae">
    <w:name w:val="Balloon Text"/>
    <w:basedOn w:val="a3"/>
    <w:link w:val="af"/>
    <w:uiPriority w:val="99"/>
    <w:semiHidden/>
    <w:unhideWhenUsed/>
    <w:rsid w:val="004C4630"/>
    <w:pPr>
      <w:spacing w:line="240" w:lineRule="auto"/>
    </w:pPr>
    <w:rPr>
      <w:rFonts w:ascii="Tahoma" w:hAnsi="Tahoma" w:cs="Tahoma"/>
      <w:sz w:val="16"/>
      <w:szCs w:val="16"/>
    </w:rPr>
  </w:style>
  <w:style w:type="character" w:customStyle="1" w:styleId="af">
    <w:name w:val="Текст выноски Знак"/>
    <w:basedOn w:val="a4"/>
    <w:link w:val="ae"/>
    <w:uiPriority w:val="99"/>
    <w:semiHidden/>
    <w:rsid w:val="004C4630"/>
    <w:rPr>
      <w:rFonts w:ascii="Tahoma" w:hAnsi="Tahoma" w:cs="Tahoma"/>
      <w:color w:val="000000" w:themeColor="text1"/>
      <w:sz w:val="16"/>
      <w:szCs w:val="16"/>
    </w:rPr>
  </w:style>
  <w:style w:type="table" w:styleId="af0">
    <w:name w:val="Table Grid"/>
    <w:basedOn w:val="a5"/>
    <w:uiPriority w:val="39"/>
    <w:rsid w:val="00F45CE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732">
    <w:name w:val="К-732 Листинг"/>
    <w:basedOn w:val="732-0"/>
    <w:autoRedefine/>
    <w:uiPriority w:val="2"/>
    <w:qFormat/>
    <w:rsid w:val="001C0D39"/>
    <w:pPr>
      <w:keepNext w:val="0"/>
      <w:keepLines/>
      <w:jc w:val="left"/>
    </w:pPr>
    <w:rPr>
      <w:rFonts w:ascii="Courier New" w:eastAsia="Consolas" w:hAnsi="Courier New" w:cs="Courier New"/>
      <w:iCs/>
      <w:sz w:val="24"/>
      <w:lang w:val="en-US"/>
    </w:rPr>
  </w:style>
  <w:style w:type="paragraph" w:customStyle="1" w:styleId="732-3">
    <w:name w:val="К732 - Подпись к таблице"/>
    <w:basedOn w:val="a3"/>
    <w:link w:val="732-4"/>
    <w:qFormat/>
    <w:rsid w:val="0053725F"/>
    <w:pPr>
      <w:spacing w:before="360" w:line="240" w:lineRule="auto"/>
      <w:ind w:firstLine="0"/>
      <w:jc w:val="center"/>
    </w:pPr>
  </w:style>
  <w:style w:type="paragraph" w:customStyle="1" w:styleId="732-5">
    <w:name w:val="К732 - Подпись листинга"/>
    <w:basedOn w:val="a3"/>
    <w:next w:val="-732"/>
    <w:link w:val="732-6"/>
    <w:qFormat/>
    <w:rsid w:val="004D4DF8"/>
    <w:pPr>
      <w:ind w:firstLine="0"/>
    </w:pPr>
    <w:rPr>
      <w:lang w:val="en-US"/>
    </w:rPr>
  </w:style>
  <w:style w:type="character" w:customStyle="1" w:styleId="732-4">
    <w:name w:val="К732 - Подпись к таблице Знак"/>
    <w:basedOn w:val="a4"/>
    <w:link w:val="732-3"/>
    <w:rsid w:val="0053725F"/>
    <w:rPr>
      <w:rFonts w:ascii="Times New Roman" w:hAnsi="Times New Roman"/>
      <w:color w:val="000000" w:themeColor="text1"/>
      <w:sz w:val="28"/>
    </w:rPr>
  </w:style>
  <w:style w:type="paragraph" w:customStyle="1" w:styleId="732-1">
    <w:name w:val="К732 - подпись к рисунку"/>
    <w:basedOn w:val="732-0"/>
    <w:link w:val="732-7"/>
    <w:qFormat/>
    <w:rsid w:val="004D4DF8"/>
  </w:style>
  <w:style w:type="character" w:customStyle="1" w:styleId="732-6">
    <w:name w:val="К732 - Подпись листинга Знак"/>
    <w:basedOn w:val="a4"/>
    <w:link w:val="732-5"/>
    <w:rsid w:val="004D4DF8"/>
    <w:rPr>
      <w:rFonts w:ascii="Times New Roman" w:hAnsi="Times New Roman"/>
      <w:color w:val="000000" w:themeColor="text1"/>
      <w:sz w:val="28"/>
      <w:lang w:val="en-US"/>
    </w:rPr>
  </w:style>
  <w:style w:type="character" w:customStyle="1" w:styleId="af1">
    <w:name w:val="АК Маркированный список Знак"/>
    <w:basedOn w:val="a4"/>
    <w:link w:val="a1"/>
    <w:locked/>
    <w:rsid w:val="00320482"/>
    <w:rPr>
      <w:sz w:val="28"/>
      <w:szCs w:val="28"/>
    </w:rPr>
  </w:style>
  <w:style w:type="character" w:customStyle="1" w:styleId="732-2">
    <w:name w:val="К732 - Изображение Знак"/>
    <w:basedOn w:val="a4"/>
    <w:link w:val="732-0"/>
    <w:uiPriority w:val="1"/>
    <w:qFormat/>
    <w:rsid w:val="004D4DF8"/>
    <w:rPr>
      <w:rFonts w:ascii="Times New Roman" w:hAnsi="Times New Roman"/>
      <w:color w:val="000000" w:themeColor="text1"/>
      <w:sz w:val="28"/>
    </w:rPr>
  </w:style>
  <w:style w:type="character" w:customStyle="1" w:styleId="732-7">
    <w:name w:val="К732 - подпись к рисунку Знак"/>
    <w:basedOn w:val="732-2"/>
    <w:link w:val="732-1"/>
    <w:qFormat/>
    <w:rsid w:val="004D4DF8"/>
    <w:rPr>
      <w:rFonts w:ascii="Times New Roman" w:hAnsi="Times New Roman"/>
      <w:color w:val="000000" w:themeColor="text1"/>
      <w:sz w:val="28"/>
    </w:rPr>
  </w:style>
  <w:style w:type="paragraph" w:customStyle="1" w:styleId="a1">
    <w:name w:val="АК Маркированный список"/>
    <w:basedOn w:val="a3"/>
    <w:link w:val="af1"/>
    <w:qFormat/>
    <w:rsid w:val="00320482"/>
    <w:pPr>
      <w:numPr>
        <w:numId w:val="12"/>
      </w:numPr>
    </w:pPr>
    <w:rPr>
      <w:rFonts w:asciiTheme="minorHAnsi" w:hAnsiTheme="minorHAnsi"/>
      <w:color w:val="auto"/>
      <w:szCs w:val="28"/>
    </w:rPr>
  </w:style>
  <w:style w:type="paragraph" w:customStyle="1" w:styleId="732-">
    <w:name w:val="К732 - Маркированный список"/>
    <w:basedOn w:val="a"/>
    <w:link w:val="732-8"/>
    <w:qFormat/>
    <w:rsid w:val="00BA1260"/>
    <w:pPr>
      <w:numPr>
        <w:numId w:val="13"/>
      </w:numPr>
    </w:pPr>
  </w:style>
  <w:style w:type="character" w:customStyle="1" w:styleId="ac">
    <w:name w:val="Нумерованный список Знак"/>
    <w:aliases w:val="К732 - Нумерованный список Знак"/>
    <w:basedOn w:val="a4"/>
    <w:link w:val="a"/>
    <w:uiPriority w:val="1"/>
    <w:rsid w:val="00AA6B2C"/>
    <w:rPr>
      <w:rFonts w:ascii="Times New Roman" w:hAnsi="Times New Roman"/>
      <w:color w:val="000000" w:themeColor="text1"/>
      <w:sz w:val="28"/>
    </w:rPr>
  </w:style>
  <w:style w:type="character" w:customStyle="1" w:styleId="732-8">
    <w:name w:val="К732 - Маркированный список Знак"/>
    <w:basedOn w:val="ac"/>
    <w:link w:val="732-"/>
    <w:rsid w:val="00BA1260"/>
    <w:rPr>
      <w:rFonts w:ascii="Times New Roman" w:hAnsi="Times New Roman"/>
      <w:color w:val="000000" w:themeColor="text1"/>
      <w:sz w:val="28"/>
    </w:rPr>
  </w:style>
  <w:style w:type="paragraph" w:styleId="af2">
    <w:name w:val="List Paragraph"/>
    <w:basedOn w:val="a3"/>
    <w:qFormat/>
    <w:rsid w:val="0085166B"/>
    <w:pPr>
      <w:ind w:left="720"/>
      <w:contextualSpacing/>
    </w:pPr>
  </w:style>
  <w:style w:type="character" w:styleId="af3">
    <w:name w:val="Strong"/>
    <w:basedOn w:val="a4"/>
    <w:uiPriority w:val="22"/>
    <w:qFormat/>
    <w:rsid w:val="003F36FB"/>
    <w:rPr>
      <w:b/>
      <w:bCs/>
    </w:rPr>
  </w:style>
  <w:style w:type="character" w:customStyle="1" w:styleId="af4">
    <w:name w:val="Исходный текст"/>
    <w:qFormat/>
    <w:rsid w:val="003F36FB"/>
    <w:rPr>
      <w:rFonts w:ascii="Liberation Mono" w:eastAsia="Liberation Mono" w:hAnsi="Liberation Mono" w:cs="Liberation Mono"/>
    </w:rPr>
  </w:style>
  <w:style w:type="character" w:styleId="af5">
    <w:name w:val="Emphasis"/>
    <w:qFormat/>
    <w:rsid w:val="003F36FB"/>
    <w:rPr>
      <w:i/>
      <w:iCs/>
    </w:rPr>
  </w:style>
  <w:style w:type="paragraph" w:styleId="af6">
    <w:name w:val="Body Text"/>
    <w:basedOn w:val="a3"/>
    <w:link w:val="af7"/>
    <w:rsid w:val="003F36FB"/>
    <w:pPr>
      <w:spacing w:after="140" w:line="276" w:lineRule="auto"/>
    </w:pPr>
  </w:style>
  <w:style w:type="character" w:customStyle="1" w:styleId="af7">
    <w:name w:val="Основной текст Знак"/>
    <w:basedOn w:val="a4"/>
    <w:link w:val="af6"/>
    <w:rsid w:val="003F36FB"/>
    <w:rPr>
      <w:rFonts w:ascii="Times New Roman" w:hAnsi="Times New Roman"/>
      <w:color w:val="000000" w:themeColor="text1"/>
      <w:sz w:val="28"/>
    </w:rPr>
  </w:style>
  <w:style w:type="paragraph" w:customStyle="1" w:styleId="af8">
    <w:name w:val="Содержимое таблицы"/>
    <w:basedOn w:val="a3"/>
    <w:qFormat/>
    <w:rsid w:val="003F36FB"/>
    <w:pPr>
      <w:widowControl w:val="0"/>
      <w:suppressLineNumbers/>
    </w:pPr>
  </w:style>
  <w:style w:type="paragraph" w:customStyle="1" w:styleId="af9">
    <w:name w:val="Заголовок таблицы"/>
    <w:basedOn w:val="af8"/>
    <w:qFormat/>
    <w:rsid w:val="003F36FB"/>
    <w:pPr>
      <w:jc w:val="center"/>
    </w:pPr>
    <w:rPr>
      <w:b/>
      <w:bCs/>
    </w:rPr>
  </w:style>
  <w:style w:type="paragraph" w:customStyle="1" w:styleId="afa">
    <w:name w:val="Маркированный"/>
    <w:basedOn w:val="732-"/>
    <w:link w:val="afb"/>
    <w:qFormat/>
    <w:rsid w:val="00281F88"/>
    <w:rPr>
      <w:rFonts w:eastAsia="Times New Roman"/>
    </w:rPr>
  </w:style>
  <w:style w:type="character" w:customStyle="1" w:styleId="afb">
    <w:name w:val="Маркированный Знак"/>
    <w:basedOn w:val="732-8"/>
    <w:link w:val="afa"/>
    <w:rsid w:val="00281F88"/>
    <w:rPr>
      <w:rFonts w:ascii="Times New Roman" w:eastAsia="Times New Roman" w:hAnsi="Times New Roman"/>
      <w:color w:val="000000" w:themeColor="text1"/>
      <w:sz w:val="28"/>
    </w:rPr>
  </w:style>
  <w:style w:type="table" w:customStyle="1" w:styleId="12">
    <w:name w:val="Сетка таблицы1"/>
    <w:basedOn w:val="a5"/>
    <w:next w:val="af0"/>
    <w:uiPriority w:val="39"/>
    <w:rsid w:val="005A1810"/>
    <w:pPr>
      <w:spacing w:after="0" w:line="240" w:lineRule="auto"/>
    </w:pPr>
    <w:rPr>
      <w:rFonts w:ascii="Arial" w:eastAsia="Arial" w:hAnsi="Arial"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c">
    <w:name w:val="annotation reference"/>
    <w:basedOn w:val="a4"/>
    <w:uiPriority w:val="99"/>
    <w:semiHidden/>
    <w:unhideWhenUsed/>
    <w:rsid w:val="00712F36"/>
    <w:rPr>
      <w:sz w:val="16"/>
      <w:szCs w:val="16"/>
    </w:rPr>
  </w:style>
  <w:style w:type="paragraph" w:styleId="afd">
    <w:name w:val="annotation text"/>
    <w:basedOn w:val="a3"/>
    <w:link w:val="afe"/>
    <w:uiPriority w:val="99"/>
    <w:unhideWhenUsed/>
    <w:rsid w:val="00712F36"/>
    <w:pPr>
      <w:spacing w:line="240" w:lineRule="auto"/>
    </w:pPr>
    <w:rPr>
      <w:sz w:val="20"/>
      <w:szCs w:val="20"/>
    </w:rPr>
  </w:style>
  <w:style w:type="character" w:customStyle="1" w:styleId="afe">
    <w:name w:val="Текст примечания Знак"/>
    <w:basedOn w:val="a4"/>
    <w:link w:val="afd"/>
    <w:uiPriority w:val="99"/>
    <w:rsid w:val="00712F36"/>
    <w:rPr>
      <w:rFonts w:ascii="Times New Roman" w:hAnsi="Times New Roman"/>
      <w:color w:val="000000" w:themeColor="text1"/>
      <w:sz w:val="20"/>
      <w:szCs w:val="20"/>
    </w:rPr>
  </w:style>
  <w:style w:type="paragraph" w:styleId="aff">
    <w:name w:val="annotation subject"/>
    <w:basedOn w:val="afd"/>
    <w:next w:val="afd"/>
    <w:link w:val="aff0"/>
    <w:uiPriority w:val="99"/>
    <w:semiHidden/>
    <w:unhideWhenUsed/>
    <w:rsid w:val="00712F36"/>
    <w:rPr>
      <w:b/>
      <w:bCs/>
    </w:rPr>
  </w:style>
  <w:style w:type="character" w:customStyle="1" w:styleId="aff0">
    <w:name w:val="Тема примечания Знак"/>
    <w:basedOn w:val="afe"/>
    <w:link w:val="aff"/>
    <w:uiPriority w:val="99"/>
    <w:semiHidden/>
    <w:rsid w:val="00712F36"/>
    <w:rPr>
      <w:rFonts w:ascii="Times New Roman" w:hAnsi="Times New Roman"/>
      <w:b/>
      <w:bCs/>
      <w:color w:val="000000" w:themeColor="text1"/>
      <w:sz w:val="20"/>
      <w:szCs w:val="20"/>
    </w:rPr>
  </w:style>
  <w:style w:type="paragraph" w:styleId="aff1">
    <w:name w:val="Revision"/>
    <w:hidden/>
    <w:uiPriority w:val="99"/>
    <w:semiHidden/>
    <w:rsid w:val="00CA149B"/>
    <w:pPr>
      <w:spacing w:after="0" w:line="240" w:lineRule="auto"/>
    </w:pPr>
    <w:rPr>
      <w:rFonts w:ascii="Times New Roman" w:hAnsi="Times New Roman"/>
      <w:color w:val="000000" w:themeColor="text1"/>
      <w:sz w:val="28"/>
    </w:rPr>
  </w:style>
  <w:style w:type="character" w:styleId="aff2">
    <w:name w:val="Unresolved Mention"/>
    <w:basedOn w:val="a4"/>
    <w:uiPriority w:val="99"/>
    <w:semiHidden/>
    <w:unhideWhenUsed/>
    <w:rsid w:val="0034041E"/>
    <w:rPr>
      <w:color w:val="605E5C"/>
      <w:shd w:val="clear" w:color="auto" w:fill="E1DFDD"/>
    </w:rPr>
  </w:style>
  <w:style w:type="character" w:styleId="aff3">
    <w:name w:val="FollowedHyperlink"/>
    <w:basedOn w:val="a4"/>
    <w:uiPriority w:val="99"/>
    <w:semiHidden/>
    <w:unhideWhenUsed/>
    <w:rsid w:val="0034041E"/>
    <w:rPr>
      <w:color w:val="800080" w:themeColor="followedHyperlink"/>
      <w:u w:val="single"/>
    </w:rPr>
  </w:style>
  <w:style w:type="character" w:customStyle="1" w:styleId="token">
    <w:name w:val="token"/>
    <w:basedOn w:val="a4"/>
    <w:rsid w:val="00897AB7"/>
  </w:style>
  <w:style w:type="character" w:styleId="aff4">
    <w:name w:val="Placeholder Text"/>
    <w:basedOn w:val="a4"/>
    <w:uiPriority w:val="99"/>
    <w:semiHidden/>
    <w:rsid w:val="006D4727"/>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87191781">
      <w:bodyDiv w:val="1"/>
      <w:marLeft w:val="0"/>
      <w:marRight w:val="0"/>
      <w:marTop w:val="0"/>
      <w:marBottom w:val="0"/>
      <w:divBdr>
        <w:top w:val="none" w:sz="0" w:space="0" w:color="auto"/>
        <w:left w:val="none" w:sz="0" w:space="0" w:color="auto"/>
        <w:bottom w:val="none" w:sz="0" w:space="0" w:color="auto"/>
        <w:right w:val="none" w:sz="0" w:space="0" w:color="auto"/>
      </w:divBdr>
      <w:divsChild>
        <w:div w:id="1623346520">
          <w:marLeft w:val="0"/>
          <w:marRight w:val="0"/>
          <w:marTop w:val="0"/>
          <w:marBottom w:val="0"/>
          <w:divBdr>
            <w:top w:val="none" w:sz="0" w:space="0" w:color="auto"/>
            <w:left w:val="none" w:sz="0" w:space="0" w:color="auto"/>
            <w:bottom w:val="none" w:sz="0" w:space="0" w:color="auto"/>
            <w:right w:val="none" w:sz="0" w:space="0" w:color="auto"/>
          </w:divBdr>
          <w:divsChild>
            <w:div w:id="443548524">
              <w:marLeft w:val="0"/>
              <w:marRight w:val="0"/>
              <w:marTop w:val="0"/>
              <w:marBottom w:val="0"/>
              <w:divBdr>
                <w:top w:val="none" w:sz="0" w:space="0" w:color="auto"/>
                <w:left w:val="none" w:sz="0" w:space="0" w:color="auto"/>
                <w:bottom w:val="none" w:sz="0" w:space="0" w:color="auto"/>
                <w:right w:val="none" w:sz="0" w:space="0" w:color="auto"/>
              </w:divBdr>
            </w:div>
            <w:div w:id="1542328690">
              <w:marLeft w:val="0"/>
              <w:marRight w:val="0"/>
              <w:marTop w:val="0"/>
              <w:marBottom w:val="0"/>
              <w:divBdr>
                <w:top w:val="none" w:sz="0" w:space="0" w:color="auto"/>
                <w:left w:val="none" w:sz="0" w:space="0" w:color="auto"/>
                <w:bottom w:val="none" w:sz="0" w:space="0" w:color="auto"/>
                <w:right w:val="none" w:sz="0" w:space="0" w:color="auto"/>
              </w:divBdr>
            </w:div>
          </w:divsChild>
        </w:div>
        <w:div w:id="153035178">
          <w:marLeft w:val="0"/>
          <w:marRight w:val="0"/>
          <w:marTop w:val="0"/>
          <w:marBottom w:val="0"/>
          <w:divBdr>
            <w:top w:val="none" w:sz="0" w:space="0" w:color="auto"/>
            <w:left w:val="none" w:sz="0" w:space="0" w:color="auto"/>
            <w:bottom w:val="none" w:sz="0" w:space="0" w:color="auto"/>
            <w:right w:val="none" w:sz="0" w:space="0" w:color="auto"/>
          </w:divBdr>
          <w:divsChild>
            <w:div w:id="1368066403">
              <w:marLeft w:val="0"/>
              <w:marRight w:val="0"/>
              <w:marTop w:val="0"/>
              <w:marBottom w:val="0"/>
              <w:divBdr>
                <w:top w:val="none" w:sz="0" w:space="0" w:color="auto"/>
                <w:left w:val="none" w:sz="0" w:space="0" w:color="auto"/>
                <w:bottom w:val="none" w:sz="0" w:space="0" w:color="auto"/>
                <w:right w:val="none" w:sz="0" w:space="0" w:color="auto"/>
              </w:divBdr>
            </w:div>
            <w:div w:id="632490769">
              <w:marLeft w:val="0"/>
              <w:marRight w:val="0"/>
              <w:marTop w:val="0"/>
              <w:marBottom w:val="0"/>
              <w:divBdr>
                <w:top w:val="none" w:sz="0" w:space="0" w:color="auto"/>
                <w:left w:val="none" w:sz="0" w:space="0" w:color="auto"/>
                <w:bottom w:val="none" w:sz="0" w:space="0" w:color="auto"/>
                <w:right w:val="none" w:sz="0" w:space="0" w:color="auto"/>
              </w:divBdr>
            </w:div>
          </w:divsChild>
        </w:div>
        <w:div w:id="1898278737">
          <w:marLeft w:val="0"/>
          <w:marRight w:val="0"/>
          <w:marTop w:val="0"/>
          <w:marBottom w:val="0"/>
          <w:divBdr>
            <w:top w:val="none" w:sz="0" w:space="0" w:color="auto"/>
            <w:left w:val="none" w:sz="0" w:space="0" w:color="auto"/>
            <w:bottom w:val="none" w:sz="0" w:space="0" w:color="auto"/>
            <w:right w:val="none" w:sz="0" w:space="0" w:color="auto"/>
          </w:divBdr>
          <w:divsChild>
            <w:div w:id="43598726">
              <w:marLeft w:val="0"/>
              <w:marRight w:val="0"/>
              <w:marTop w:val="0"/>
              <w:marBottom w:val="0"/>
              <w:divBdr>
                <w:top w:val="none" w:sz="0" w:space="0" w:color="auto"/>
                <w:left w:val="none" w:sz="0" w:space="0" w:color="auto"/>
                <w:bottom w:val="none" w:sz="0" w:space="0" w:color="auto"/>
                <w:right w:val="none" w:sz="0" w:space="0" w:color="auto"/>
              </w:divBdr>
            </w:div>
            <w:div w:id="256790440">
              <w:marLeft w:val="0"/>
              <w:marRight w:val="0"/>
              <w:marTop w:val="0"/>
              <w:marBottom w:val="0"/>
              <w:divBdr>
                <w:top w:val="none" w:sz="0" w:space="0" w:color="auto"/>
                <w:left w:val="none" w:sz="0" w:space="0" w:color="auto"/>
                <w:bottom w:val="none" w:sz="0" w:space="0" w:color="auto"/>
                <w:right w:val="none" w:sz="0" w:space="0" w:color="auto"/>
              </w:divBdr>
            </w:div>
          </w:divsChild>
        </w:div>
        <w:div w:id="987323699">
          <w:marLeft w:val="0"/>
          <w:marRight w:val="0"/>
          <w:marTop w:val="0"/>
          <w:marBottom w:val="0"/>
          <w:divBdr>
            <w:top w:val="none" w:sz="0" w:space="0" w:color="auto"/>
            <w:left w:val="none" w:sz="0" w:space="0" w:color="auto"/>
            <w:bottom w:val="none" w:sz="0" w:space="0" w:color="auto"/>
            <w:right w:val="none" w:sz="0" w:space="0" w:color="auto"/>
          </w:divBdr>
          <w:divsChild>
            <w:div w:id="359744925">
              <w:marLeft w:val="0"/>
              <w:marRight w:val="0"/>
              <w:marTop w:val="0"/>
              <w:marBottom w:val="0"/>
              <w:divBdr>
                <w:top w:val="none" w:sz="0" w:space="0" w:color="auto"/>
                <w:left w:val="none" w:sz="0" w:space="0" w:color="auto"/>
                <w:bottom w:val="none" w:sz="0" w:space="0" w:color="auto"/>
                <w:right w:val="none" w:sz="0" w:space="0" w:color="auto"/>
              </w:divBdr>
            </w:div>
            <w:div w:id="1201432495">
              <w:marLeft w:val="0"/>
              <w:marRight w:val="0"/>
              <w:marTop w:val="0"/>
              <w:marBottom w:val="0"/>
              <w:divBdr>
                <w:top w:val="none" w:sz="0" w:space="0" w:color="auto"/>
                <w:left w:val="none" w:sz="0" w:space="0" w:color="auto"/>
                <w:bottom w:val="none" w:sz="0" w:space="0" w:color="auto"/>
                <w:right w:val="none" w:sz="0" w:space="0" w:color="auto"/>
              </w:divBdr>
            </w:div>
          </w:divsChild>
        </w:div>
        <w:div w:id="806632369">
          <w:marLeft w:val="0"/>
          <w:marRight w:val="0"/>
          <w:marTop w:val="0"/>
          <w:marBottom w:val="0"/>
          <w:divBdr>
            <w:top w:val="none" w:sz="0" w:space="0" w:color="auto"/>
            <w:left w:val="none" w:sz="0" w:space="0" w:color="auto"/>
            <w:bottom w:val="none" w:sz="0" w:space="0" w:color="auto"/>
            <w:right w:val="none" w:sz="0" w:space="0" w:color="auto"/>
          </w:divBdr>
          <w:divsChild>
            <w:div w:id="421486866">
              <w:marLeft w:val="0"/>
              <w:marRight w:val="0"/>
              <w:marTop w:val="0"/>
              <w:marBottom w:val="0"/>
              <w:divBdr>
                <w:top w:val="none" w:sz="0" w:space="0" w:color="auto"/>
                <w:left w:val="none" w:sz="0" w:space="0" w:color="auto"/>
                <w:bottom w:val="none" w:sz="0" w:space="0" w:color="auto"/>
                <w:right w:val="none" w:sz="0" w:space="0" w:color="auto"/>
              </w:divBdr>
            </w:div>
            <w:div w:id="254023199">
              <w:marLeft w:val="0"/>
              <w:marRight w:val="0"/>
              <w:marTop w:val="0"/>
              <w:marBottom w:val="0"/>
              <w:divBdr>
                <w:top w:val="none" w:sz="0" w:space="0" w:color="auto"/>
                <w:left w:val="none" w:sz="0" w:space="0" w:color="auto"/>
                <w:bottom w:val="none" w:sz="0" w:space="0" w:color="auto"/>
                <w:right w:val="none" w:sz="0" w:space="0" w:color="auto"/>
              </w:divBdr>
            </w:div>
          </w:divsChild>
        </w:div>
        <w:div w:id="644311635">
          <w:marLeft w:val="0"/>
          <w:marRight w:val="0"/>
          <w:marTop w:val="0"/>
          <w:marBottom w:val="0"/>
          <w:divBdr>
            <w:top w:val="none" w:sz="0" w:space="0" w:color="auto"/>
            <w:left w:val="none" w:sz="0" w:space="0" w:color="auto"/>
            <w:bottom w:val="none" w:sz="0" w:space="0" w:color="auto"/>
            <w:right w:val="none" w:sz="0" w:space="0" w:color="auto"/>
          </w:divBdr>
          <w:divsChild>
            <w:div w:id="302270068">
              <w:marLeft w:val="0"/>
              <w:marRight w:val="0"/>
              <w:marTop w:val="0"/>
              <w:marBottom w:val="0"/>
              <w:divBdr>
                <w:top w:val="none" w:sz="0" w:space="0" w:color="auto"/>
                <w:left w:val="none" w:sz="0" w:space="0" w:color="auto"/>
                <w:bottom w:val="none" w:sz="0" w:space="0" w:color="auto"/>
                <w:right w:val="none" w:sz="0" w:space="0" w:color="auto"/>
              </w:divBdr>
            </w:div>
            <w:div w:id="1705790096">
              <w:marLeft w:val="0"/>
              <w:marRight w:val="0"/>
              <w:marTop w:val="0"/>
              <w:marBottom w:val="0"/>
              <w:divBdr>
                <w:top w:val="none" w:sz="0" w:space="0" w:color="auto"/>
                <w:left w:val="none" w:sz="0" w:space="0" w:color="auto"/>
                <w:bottom w:val="none" w:sz="0" w:space="0" w:color="auto"/>
                <w:right w:val="none" w:sz="0" w:space="0" w:color="auto"/>
              </w:divBdr>
            </w:div>
          </w:divsChild>
        </w:div>
        <w:div w:id="755827155">
          <w:marLeft w:val="0"/>
          <w:marRight w:val="0"/>
          <w:marTop w:val="0"/>
          <w:marBottom w:val="0"/>
          <w:divBdr>
            <w:top w:val="none" w:sz="0" w:space="0" w:color="auto"/>
            <w:left w:val="none" w:sz="0" w:space="0" w:color="auto"/>
            <w:bottom w:val="none" w:sz="0" w:space="0" w:color="auto"/>
            <w:right w:val="none" w:sz="0" w:space="0" w:color="auto"/>
          </w:divBdr>
          <w:divsChild>
            <w:div w:id="204606853">
              <w:marLeft w:val="0"/>
              <w:marRight w:val="0"/>
              <w:marTop w:val="0"/>
              <w:marBottom w:val="0"/>
              <w:divBdr>
                <w:top w:val="none" w:sz="0" w:space="0" w:color="auto"/>
                <w:left w:val="none" w:sz="0" w:space="0" w:color="auto"/>
                <w:bottom w:val="none" w:sz="0" w:space="0" w:color="auto"/>
                <w:right w:val="none" w:sz="0" w:space="0" w:color="auto"/>
              </w:divBdr>
            </w:div>
            <w:div w:id="1082022829">
              <w:marLeft w:val="0"/>
              <w:marRight w:val="0"/>
              <w:marTop w:val="0"/>
              <w:marBottom w:val="0"/>
              <w:divBdr>
                <w:top w:val="none" w:sz="0" w:space="0" w:color="auto"/>
                <w:left w:val="none" w:sz="0" w:space="0" w:color="auto"/>
                <w:bottom w:val="none" w:sz="0" w:space="0" w:color="auto"/>
                <w:right w:val="none" w:sz="0" w:space="0" w:color="auto"/>
              </w:divBdr>
            </w:div>
          </w:divsChild>
        </w:div>
        <w:div w:id="704871823">
          <w:marLeft w:val="0"/>
          <w:marRight w:val="0"/>
          <w:marTop w:val="0"/>
          <w:marBottom w:val="0"/>
          <w:divBdr>
            <w:top w:val="none" w:sz="0" w:space="0" w:color="auto"/>
            <w:left w:val="none" w:sz="0" w:space="0" w:color="auto"/>
            <w:bottom w:val="none" w:sz="0" w:space="0" w:color="auto"/>
            <w:right w:val="none" w:sz="0" w:space="0" w:color="auto"/>
          </w:divBdr>
          <w:divsChild>
            <w:div w:id="317391713">
              <w:marLeft w:val="0"/>
              <w:marRight w:val="0"/>
              <w:marTop w:val="0"/>
              <w:marBottom w:val="0"/>
              <w:divBdr>
                <w:top w:val="none" w:sz="0" w:space="0" w:color="auto"/>
                <w:left w:val="none" w:sz="0" w:space="0" w:color="auto"/>
                <w:bottom w:val="none" w:sz="0" w:space="0" w:color="auto"/>
                <w:right w:val="none" w:sz="0" w:space="0" w:color="auto"/>
              </w:divBdr>
            </w:div>
            <w:div w:id="817461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4189942">
      <w:bodyDiv w:val="1"/>
      <w:marLeft w:val="0"/>
      <w:marRight w:val="0"/>
      <w:marTop w:val="0"/>
      <w:marBottom w:val="0"/>
      <w:divBdr>
        <w:top w:val="none" w:sz="0" w:space="0" w:color="auto"/>
        <w:left w:val="none" w:sz="0" w:space="0" w:color="auto"/>
        <w:bottom w:val="none" w:sz="0" w:space="0" w:color="auto"/>
        <w:right w:val="none" w:sz="0" w:space="0" w:color="auto"/>
      </w:divBdr>
      <w:divsChild>
        <w:div w:id="163933186">
          <w:marLeft w:val="0"/>
          <w:marRight w:val="0"/>
          <w:marTop w:val="0"/>
          <w:marBottom w:val="0"/>
          <w:divBdr>
            <w:top w:val="none" w:sz="0" w:space="0" w:color="auto"/>
            <w:left w:val="none" w:sz="0" w:space="0" w:color="auto"/>
            <w:bottom w:val="none" w:sz="0" w:space="0" w:color="auto"/>
            <w:right w:val="none" w:sz="0" w:space="0" w:color="auto"/>
          </w:divBdr>
          <w:divsChild>
            <w:div w:id="1097941787">
              <w:marLeft w:val="0"/>
              <w:marRight w:val="0"/>
              <w:marTop w:val="0"/>
              <w:marBottom w:val="0"/>
              <w:divBdr>
                <w:top w:val="none" w:sz="0" w:space="0" w:color="auto"/>
                <w:left w:val="none" w:sz="0" w:space="0" w:color="auto"/>
                <w:bottom w:val="none" w:sz="0" w:space="0" w:color="auto"/>
                <w:right w:val="none" w:sz="0" w:space="0" w:color="auto"/>
              </w:divBdr>
              <w:divsChild>
                <w:div w:id="1324700536">
                  <w:marLeft w:val="0"/>
                  <w:marRight w:val="0"/>
                  <w:marTop w:val="0"/>
                  <w:marBottom w:val="0"/>
                  <w:divBdr>
                    <w:top w:val="none" w:sz="0" w:space="0" w:color="auto"/>
                    <w:left w:val="none" w:sz="0" w:space="0" w:color="auto"/>
                    <w:bottom w:val="none" w:sz="0" w:space="0" w:color="auto"/>
                    <w:right w:val="none" w:sz="0" w:space="0" w:color="auto"/>
                  </w:divBdr>
                  <w:divsChild>
                    <w:div w:id="1600940618">
                      <w:marLeft w:val="0"/>
                      <w:marRight w:val="0"/>
                      <w:marTop w:val="0"/>
                      <w:marBottom w:val="0"/>
                      <w:divBdr>
                        <w:top w:val="none" w:sz="0" w:space="0" w:color="auto"/>
                        <w:left w:val="none" w:sz="0" w:space="0" w:color="auto"/>
                        <w:bottom w:val="none" w:sz="0" w:space="0" w:color="auto"/>
                        <w:right w:val="none" w:sz="0" w:space="0" w:color="auto"/>
                      </w:divBdr>
                      <w:divsChild>
                        <w:div w:id="764109923">
                          <w:marLeft w:val="0"/>
                          <w:marRight w:val="0"/>
                          <w:marTop w:val="0"/>
                          <w:marBottom w:val="0"/>
                          <w:divBdr>
                            <w:top w:val="none" w:sz="0" w:space="0" w:color="auto"/>
                            <w:left w:val="none" w:sz="0" w:space="0" w:color="auto"/>
                            <w:bottom w:val="none" w:sz="0" w:space="0" w:color="auto"/>
                            <w:right w:val="none" w:sz="0" w:space="0" w:color="auto"/>
                          </w:divBdr>
                          <w:divsChild>
                            <w:div w:id="789740905">
                              <w:marLeft w:val="0"/>
                              <w:marRight w:val="0"/>
                              <w:marTop w:val="0"/>
                              <w:marBottom w:val="0"/>
                              <w:divBdr>
                                <w:top w:val="none" w:sz="0" w:space="0" w:color="auto"/>
                                <w:left w:val="none" w:sz="0" w:space="0" w:color="auto"/>
                                <w:bottom w:val="none" w:sz="0" w:space="0" w:color="auto"/>
                                <w:right w:val="none" w:sz="0" w:space="0" w:color="auto"/>
                              </w:divBdr>
                              <w:divsChild>
                                <w:div w:id="1629047467">
                                  <w:marLeft w:val="0"/>
                                  <w:marRight w:val="0"/>
                                  <w:marTop w:val="0"/>
                                  <w:marBottom w:val="0"/>
                                  <w:divBdr>
                                    <w:top w:val="none" w:sz="0" w:space="0" w:color="auto"/>
                                    <w:left w:val="none" w:sz="0" w:space="0" w:color="auto"/>
                                    <w:bottom w:val="none" w:sz="0" w:space="0" w:color="auto"/>
                                    <w:right w:val="none" w:sz="0" w:space="0" w:color="auto"/>
                                  </w:divBdr>
                                  <w:divsChild>
                                    <w:div w:id="164250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307231">
                              <w:marLeft w:val="0"/>
                              <w:marRight w:val="0"/>
                              <w:marTop w:val="0"/>
                              <w:marBottom w:val="0"/>
                              <w:divBdr>
                                <w:top w:val="none" w:sz="0" w:space="0" w:color="auto"/>
                                <w:left w:val="none" w:sz="0" w:space="0" w:color="auto"/>
                                <w:bottom w:val="none" w:sz="0" w:space="0" w:color="auto"/>
                                <w:right w:val="none" w:sz="0" w:space="0" w:color="auto"/>
                              </w:divBdr>
                              <w:divsChild>
                                <w:div w:id="1242375838">
                                  <w:marLeft w:val="0"/>
                                  <w:marRight w:val="0"/>
                                  <w:marTop w:val="0"/>
                                  <w:marBottom w:val="0"/>
                                  <w:divBdr>
                                    <w:top w:val="none" w:sz="0" w:space="0" w:color="auto"/>
                                    <w:left w:val="none" w:sz="0" w:space="0" w:color="auto"/>
                                    <w:bottom w:val="none" w:sz="0" w:space="0" w:color="auto"/>
                                    <w:right w:val="none" w:sz="0" w:space="0" w:color="auto"/>
                                  </w:divBdr>
                                  <w:divsChild>
                                    <w:div w:id="977107328">
                                      <w:marLeft w:val="0"/>
                                      <w:marRight w:val="0"/>
                                      <w:marTop w:val="0"/>
                                      <w:marBottom w:val="0"/>
                                      <w:divBdr>
                                        <w:top w:val="none" w:sz="0" w:space="0" w:color="auto"/>
                                        <w:left w:val="none" w:sz="0" w:space="0" w:color="auto"/>
                                        <w:bottom w:val="none" w:sz="0" w:space="0" w:color="auto"/>
                                        <w:right w:val="none" w:sz="0" w:space="0" w:color="auto"/>
                                      </w:divBdr>
                                      <w:divsChild>
                                        <w:div w:id="1354113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50125685">
          <w:marLeft w:val="0"/>
          <w:marRight w:val="0"/>
          <w:marTop w:val="0"/>
          <w:marBottom w:val="0"/>
          <w:divBdr>
            <w:top w:val="none" w:sz="0" w:space="0" w:color="auto"/>
            <w:left w:val="none" w:sz="0" w:space="0" w:color="auto"/>
            <w:bottom w:val="none" w:sz="0" w:space="0" w:color="auto"/>
            <w:right w:val="none" w:sz="0" w:space="0" w:color="auto"/>
          </w:divBdr>
          <w:divsChild>
            <w:div w:id="154810943">
              <w:marLeft w:val="0"/>
              <w:marRight w:val="0"/>
              <w:marTop w:val="0"/>
              <w:marBottom w:val="0"/>
              <w:divBdr>
                <w:top w:val="none" w:sz="0" w:space="0" w:color="auto"/>
                <w:left w:val="none" w:sz="0" w:space="0" w:color="auto"/>
                <w:bottom w:val="none" w:sz="0" w:space="0" w:color="auto"/>
                <w:right w:val="none" w:sz="0" w:space="0" w:color="auto"/>
              </w:divBdr>
              <w:divsChild>
                <w:div w:id="1973094331">
                  <w:marLeft w:val="0"/>
                  <w:marRight w:val="0"/>
                  <w:marTop w:val="0"/>
                  <w:marBottom w:val="0"/>
                  <w:divBdr>
                    <w:top w:val="none" w:sz="0" w:space="0" w:color="auto"/>
                    <w:left w:val="none" w:sz="0" w:space="0" w:color="auto"/>
                    <w:bottom w:val="none" w:sz="0" w:space="0" w:color="auto"/>
                    <w:right w:val="none" w:sz="0" w:space="0" w:color="auto"/>
                  </w:divBdr>
                  <w:divsChild>
                    <w:div w:id="1644583985">
                      <w:marLeft w:val="0"/>
                      <w:marRight w:val="0"/>
                      <w:marTop w:val="0"/>
                      <w:marBottom w:val="0"/>
                      <w:divBdr>
                        <w:top w:val="none" w:sz="0" w:space="0" w:color="auto"/>
                        <w:left w:val="none" w:sz="0" w:space="0" w:color="auto"/>
                        <w:bottom w:val="none" w:sz="0" w:space="0" w:color="auto"/>
                        <w:right w:val="none" w:sz="0" w:space="0" w:color="auto"/>
                      </w:divBdr>
                      <w:divsChild>
                        <w:div w:id="1606959902">
                          <w:marLeft w:val="0"/>
                          <w:marRight w:val="0"/>
                          <w:marTop w:val="0"/>
                          <w:marBottom w:val="0"/>
                          <w:divBdr>
                            <w:top w:val="none" w:sz="0" w:space="0" w:color="auto"/>
                            <w:left w:val="none" w:sz="0" w:space="0" w:color="auto"/>
                            <w:bottom w:val="none" w:sz="0" w:space="0" w:color="auto"/>
                            <w:right w:val="none" w:sz="0" w:space="0" w:color="auto"/>
                          </w:divBdr>
                          <w:divsChild>
                            <w:div w:id="295642237">
                              <w:marLeft w:val="0"/>
                              <w:marRight w:val="0"/>
                              <w:marTop w:val="0"/>
                              <w:marBottom w:val="0"/>
                              <w:divBdr>
                                <w:top w:val="none" w:sz="0" w:space="0" w:color="auto"/>
                                <w:left w:val="none" w:sz="0" w:space="0" w:color="auto"/>
                                <w:bottom w:val="none" w:sz="0" w:space="0" w:color="auto"/>
                                <w:right w:val="none" w:sz="0" w:space="0" w:color="auto"/>
                              </w:divBdr>
                              <w:divsChild>
                                <w:div w:id="1749961810">
                                  <w:marLeft w:val="0"/>
                                  <w:marRight w:val="0"/>
                                  <w:marTop w:val="0"/>
                                  <w:marBottom w:val="0"/>
                                  <w:divBdr>
                                    <w:top w:val="none" w:sz="0" w:space="0" w:color="auto"/>
                                    <w:left w:val="none" w:sz="0" w:space="0" w:color="auto"/>
                                    <w:bottom w:val="none" w:sz="0" w:space="0" w:color="auto"/>
                                    <w:right w:val="none" w:sz="0" w:space="0" w:color="auto"/>
                                  </w:divBdr>
                                  <w:divsChild>
                                    <w:div w:id="690691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13096891">
      <w:bodyDiv w:val="1"/>
      <w:marLeft w:val="0"/>
      <w:marRight w:val="0"/>
      <w:marTop w:val="0"/>
      <w:marBottom w:val="0"/>
      <w:divBdr>
        <w:top w:val="none" w:sz="0" w:space="0" w:color="auto"/>
        <w:left w:val="none" w:sz="0" w:space="0" w:color="auto"/>
        <w:bottom w:val="none" w:sz="0" w:space="0" w:color="auto"/>
        <w:right w:val="none" w:sz="0" w:space="0" w:color="auto"/>
      </w:divBdr>
    </w:div>
    <w:div w:id="1450784305">
      <w:bodyDiv w:val="1"/>
      <w:marLeft w:val="0"/>
      <w:marRight w:val="0"/>
      <w:marTop w:val="0"/>
      <w:marBottom w:val="0"/>
      <w:divBdr>
        <w:top w:val="none" w:sz="0" w:space="0" w:color="auto"/>
        <w:left w:val="none" w:sz="0" w:space="0" w:color="auto"/>
        <w:bottom w:val="none" w:sz="0" w:space="0" w:color="auto"/>
        <w:right w:val="none" w:sz="0" w:space="0" w:color="auto"/>
      </w:divBdr>
      <w:divsChild>
        <w:div w:id="1485927475">
          <w:marLeft w:val="0"/>
          <w:marRight w:val="0"/>
          <w:marTop w:val="0"/>
          <w:marBottom w:val="0"/>
          <w:divBdr>
            <w:top w:val="none" w:sz="0" w:space="0" w:color="auto"/>
            <w:left w:val="none" w:sz="0" w:space="0" w:color="auto"/>
            <w:bottom w:val="none" w:sz="0" w:space="0" w:color="auto"/>
            <w:right w:val="none" w:sz="0" w:space="0" w:color="auto"/>
          </w:divBdr>
          <w:divsChild>
            <w:div w:id="282811153">
              <w:marLeft w:val="0"/>
              <w:marRight w:val="0"/>
              <w:marTop w:val="0"/>
              <w:marBottom w:val="0"/>
              <w:divBdr>
                <w:top w:val="none" w:sz="0" w:space="0" w:color="auto"/>
                <w:left w:val="none" w:sz="0" w:space="0" w:color="auto"/>
                <w:bottom w:val="none" w:sz="0" w:space="0" w:color="auto"/>
                <w:right w:val="none" w:sz="0" w:space="0" w:color="auto"/>
              </w:divBdr>
            </w:div>
            <w:div w:id="1295066410">
              <w:marLeft w:val="0"/>
              <w:marRight w:val="0"/>
              <w:marTop w:val="0"/>
              <w:marBottom w:val="0"/>
              <w:divBdr>
                <w:top w:val="none" w:sz="0" w:space="0" w:color="auto"/>
                <w:left w:val="none" w:sz="0" w:space="0" w:color="auto"/>
                <w:bottom w:val="none" w:sz="0" w:space="0" w:color="auto"/>
                <w:right w:val="none" w:sz="0" w:space="0" w:color="auto"/>
              </w:divBdr>
            </w:div>
          </w:divsChild>
        </w:div>
        <w:div w:id="1264193756">
          <w:marLeft w:val="0"/>
          <w:marRight w:val="0"/>
          <w:marTop w:val="0"/>
          <w:marBottom w:val="0"/>
          <w:divBdr>
            <w:top w:val="none" w:sz="0" w:space="0" w:color="auto"/>
            <w:left w:val="none" w:sz="0" w:space="0" w:color="auto"/>
            <w:bottom w:val="none" w:sz="0" w:space="0" w:color="auto"/>
            <w:right w:val="none" w:sz="0" w:space="0" w:color="auto"/>
          </w:divBdr>
          <w:divsChild>
            <w:div w:id="1661885780">
              <w:marLeft w:val="0"/>
              <w:marRight w:val="0"/>
              <w:marTop w:val="0"/>
              <w:marBottom w:val="0"/>
              <w:divBdr>
                <w:top w:val="none" w:sz="0" w:space="0" w:color="auto"/>
                <w:left w:val="none" w:sz="0" w:space="0" w:color="auto"/>
                <w:bottom w:val="none" w:sz="0" w:space="0" w:color="auto"/>
                <w:right w:val="none" w:sz="0" w:space="0" w:color="auto"/>
              </w:divBdr>
            </w:div>
            <w:div w:id="78524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2841365">
      <w:bodyDiv w:val="1"/>
      <w:marLeft w:val="0"/>
      <w:marRight w:val="0"/>
      <w:marTop w:val="0"/>
      <w:marBottom w:val="0"/>
      <w:divBdr>
        <w:top w:val="none" w:sz="0" w:space="0" w:color="auto"/>
        <w:left w:val="none" w:sz="0" w:space="0" w:color="auto"/>
        <w:bottom w:val="none" w:sz="0" w:space="0" w:color="auto"/>
        <w:right w:val="none" w:sz="0" w:space="0" w:color="auto"/>
      </w:divBdr>
      <w:divsChild>
        <w:div w:id="1115904363">
          <w:marLeft w:val="0"/>
          <w:marRight w:val="0"/>
          <w:marTop w:val="0"/>
          <w:marBottom w:val="0"/>
          <w:divBdr>
            <w:top w:val="none" w:sz="0" w:space="0" w:color="auto"/>
            <w:left w:val="none" w:sz="0" w:space="0" w:color="auto"/>
            <w:bottom w:val="none" w:sz="0" w:space="0" w:color="auto"/>
            <w:right w:val="none" w:sz="0" w:space="0" w:color="auto"/>
          </w:divBdr>
          <w:divsChild>
            <w:div w:id="874346336">
              <w:marLeft w:val="0"/>
              <w:marRight w:val="0"/>
              <w:marTop w:val="0"/>
              <w:marBottom w:val="0"/>
              <w:divBdr>
                <w:top w:val="none" w:sz="0" w:space="0" w:color="auto"/>
                <w:left w:val="none" w:sz="0" w:space="0" w:color="auto"/>
                <w:bottom w:val="none" w:sz="0" w:space="0" w:color="auto"/>
                <w:right w:val="none" w:sz="0" w:space="0" w:color="auto"/>
              </w:divBdr>
              <w:divsChild>
                <w:div w:id="1146632057">
                  <w:marLeft w:val="0"/>
                  <w:marRight w:val="0"/>
                  <w:marTop w:val="0"/>
                  <w:marBottom w:val="0"/>
                  <w:divBdr>
                    <w:top w:val="none" w:sz="0" w:space="0" w:color="auto"/>
                    <w:left w:val="none" w:sz="0" w:space="0" w:color="auto"/>
                    <w:bottom w:val="none" w:sz="0" w:space="0" w:color="auto"/>
                    <w:right w:val="none" w:sz="0" w:space="0" w:color="auto"/>
                  </w:divBdr>
                  <w:divsChild>
                    <w:div w:id="1869024535">
                      <w:marLeft w:val="0"/>
                      <w:marRight w:val="0"/>
                      <w:marTop w:val="0"/>
                      <w:marBottom w:val="0"/>
                      <w:divBdr>
                        <w:top w:val="none" w:sz="0" w:space="0" w:color="auto"/>
                        <w:left w:val="none" w:sz="0" w:space="0" w:color="auto"/>
                        <w:bottom w:val="none" w:sz="0" w:space="0" w:color="auto"/>
                        <w:right w:val="none" w:sz="0" w:space="0" w:color="auto"/>
                      </w:divBdr>
                      <w:divsChild>
                        <w:div w:id="1991978564">
                          <w:marLeft w:val="0"/>
                          <w:marRight w:val="0"/>
                          <w:marTop w:val="0"/>
                          <w:marBottom w:val="0"/>
                          <w:divBdr>
                            <w:top w:val="none" w:sz="0" w:space="0" w:color="auto"/>
                            <w:left w:val="none" w:sz="0" w:space="0" w:color="auto"/>
                            <w:bottom w:val="none" w:sz="0" w:space="0" w:color="auto"/>
                            <w:right w:val="none" w:sz="0" w:space="0" w:color="auto"/>
                          </w:divBdr>
                          <w:divsChild>
                            <w:div w:id="1879387613">
                              <w:marLeft w:val="0"/>
                              <w:marRight w:val="0"/>
                              <w:marTop w:val="0"/>
                              <w:marBottom w:val="0"/>
                              <w:divBdr>
                                <w:top w:val="none" w:sz="0" w:space="0" w:color="auto"/>
                                <w:left w:val="none" w:sz="0" w:space="0" w:color="auto"/>
                                <w:bottom w:val="none" w:sz="0" w:space="0" w:color="auto"/>
                                <w:right w:val="none" w:sz="0" w:space="0" w:color="auto"/>
                              </w:divBdr>
                              <w:divsChild>
                                <w:div w:id="1834177171">
                                  <w:marLeft w:val="0"/>
                                  <w:marRight w:val="0"/>
                                  <w:marTop w:val="0"/>
                                  <w:marBottom w:val="0"/>
                                  <w:divBdr>
                                    <w:top w:val="none" w:sz="0" w:space="0" w:color="auto"/>
                                    <w:left w:val="none" w:sz="0" w:space="0" w:color="auto"/>
                                    <w:bottom w:val="none" w:sz="0" w:space="0" w:color="auto"/>
                                    <w:right w:val="none" w:sz="0" w:space="0" w:color="auto"/>
                                  </w:divBdr>
                                  <w:divsChild>
                                    <w:div w:id="487673357">
                                      <w:marLeft w:val="0"/>
                                      <w:marRight w:val="0"/>
                                      <w:marTop w:val="0"/>
                                      <w:marBottom w:val="0"/>
                                      <w:divBdr>
                                        <w:top w:val="none" w:sz="0" w:space="0" w:color="auto"/>
                                        <w:left w:val="none" w:sz="0" w:space="0" w:color="auto"/>
                                        <w:bottom w:val="none" w:sz="0" w:space="0" w:color="auto"/>
                                        <w:right w:val="none" w:sz="0" w:space="0" w:color="auto"/>
                                      </w:divBdr>
                                      <w:divsChild>
                                        <w:div w:id="566455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4858029">
                              <w:marLeft w:val="0"/>
                              <w:marRight w:val="0"/>
                              <w:marTop w:val="0"/>
                              <w:marBottom w:val="0"/>
                              <w:divBdr>
                                <w:top w:val="none" w:sz="0" w:space="0" w:color="auto"/>
                                <w:left w:val="none" w:sz="0" w:space="0" w:color="auto"/>
                                <w:bottom w:val="none" w:sz="0" w:space="0" w:color="auto"/>
                                <w:right w:val="none" w:sz="0" w:space="0" w:color="auto"/>
                              </w:divBdr>
                              <w:divsChild>
                                <w:div w:id="1460764231">
                                  <w:marLeft w:val="0"/>
                                  <w:marRight w:val="0"/>
                                  <w:marTop w:val="0"/>
                                  <w:marBottom w:val="0"/>
                                  <w:divBdr>
                                    <w:top w:val="none" w:sz="0" w:space="0" w:color="auto"/>
                                    <w:left w:val="none" w:sz="0" w:space="0" w:color="auto"/>
                                    <w:bottom w:val="none" w:sz="0" w:space="0" w:color="auto"/>
                                    <w:right w:val="none" w:sz="0" w:space="0" w:color="auto"/>
                                  </w:divBdr>
                                  <w:divsChild>
                                    <w:div w:id="144981292">
                                      <w:marLeft w:val="0"/>
                                      <w:marRight w:val="0"/>
                                      <w:marTop w:val="0"/>
                                      <w:marBottom w:val="0"/>
                                      <w:divBdr>
                                        <w:top w:val="none" w:sz="0" w:space="0" w:color="auto"/>
                                        <w:left w:val="none" w:sz="0" w:space="0" w:color="auto"/>
                                        <w:bottom w:val="none" w:sz="0" w:space="0" w:color="auto"/>
                                        <w:right w:val="none" w:sz="0" w:space="0" w:color="auto"/>
                                      </w:divBdr>
                                      <w:divsChild>
                                        <w:div w:id="2104104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0860857">
          <w:marLeft w:val="0"/>
          <w:marRight w:val="0"/>
          <w:marTop w:val="0"/>
          <w:marBottom w:val="0"/>
          <w:divBdr>
            <w:top w:val="none" w:sz="0" w:space="0" w:color="auto"/>
            <w:left w:val="none" w:sz="0" w:space="0" w:color="auto"/>
            <w:bottom w:val="none" w:sz="0" w:space="0" w:color="auto"/>
            <w:right w:val="none" w:sz="0" w:space="0" w:color="auto"/>
          </w:divBdr>
          <w:divsChild>
            <w:div w:id="669715590">
              <w:marLeft w:val="0"/>
              <w:marRight w:val="0"/>
              <w:marTop w:val="0"/>
              <w:marBottom w:val="0"/>
              <w:divBdr>
                <w:top w:val="none" w:sz="0" w:space="0" w:color="auto"/>
                <w:left w:val="none" w:sz="0" w:space="0" w:color="auto"/>
                <w:bottom w:val="none" w:sz="0" w:space="0" w:color="auto"/>
                <w:right w:val="none" w:sz="0" w:space="0" w:color="auto"/>
              </w:divBdr>
              <w:divsChild>
                <w:div w:id="1241795827">
                  <w:marLeft w:val="0"/>
                  <w:marRight w:val="0"/>
                  <w:marTop w:val="0"/>
                  <w:marBottom w:val="0"/>
                  <w:divBdr>
                    <w:top w:val="none" w:sz="0" w:space="0" w:color="auto"/>
                    <w:left w:val="none" w:sz="0" w:space="0" w:color="auto"/>
                    <w:bottom w:val="none" w:sz="0" w:space="0" w:color="auto"/>
                    <w:right w:val="none" w:sz="0" w:space="0" w:color="auto"/>
                  </w:divBdr>
                  <w:divsChild>
                    <w:div w:id="145560289">
                      <w:marLeft w:val="0"/>
                      <w:marRight w:val="0"/>
                      <w:marTop w:val="0"/>
                      <w:marBottom w:val="0"/>
                      <w:divBdr>
                        <w:top w:val="none" w:sz="0" w:space="0" w:color="auto"/>
                        <w:left w:val="none" w:sz="0" w:space="0" w:color="auto"/>
                        <w:bottom w:val="none" w:sz="0" w:space="0" w:color="auto"/>
                        <w:right w:val="none" w:sz="0" w:space="0" w:color="auto"/>
                      </w:divBdr>
                      <w:divsChild>
                        <w:div w:id="1472596663">
                          <w:marLeft w:val="0"/>
                          <w:marRight w:val="0"/>
                          <w:marTop w:val="0"/>
                          <w:marBottom w:val="0"/>
                          <w:divBdr>
                            <w:top w:val="none" w:sz="0" w:space="0" w:color="auto"/>
                            <w:left w:val="none" w:sz="0" w:space="0" w:color="auto"/>
                            <w:bottom w:val="none" w:sz="0" w:space="0" w:color="auto"/>
                            <w:right w:val="none" w:sz="0" w:space="0" w:color="auto"/>
                          </w:divBdr>
                          <w:divsChild>
                            <w:div w:id="1258174380">
                              <w:marLeft w:val="0"/>
                              <w:marRight w:val="0"/>
                              <w:marTop w:val="0"/>
                              <w:marBottom w:val="0"/>
                              <w:divBdr>
                                <w:top w:val="none" w:sz="0" w:space="0" w:color="auto"/>
                                <w:left w:val="none" w:sz="0" w:space="0" w:color="auto"/>
                                <w:bottom w:val="none" w:sz="0" w:space="0" w:color="auto"/>
                                <w:right w:val="none" w:sz="0" w:space="0" w:color="auto"/>
                              </w:divBdr>
                              <w:divsChild>
                                <w:div w:id="890263847">
                                  <w:marLeft w:val="0"/>
                                  <w:marRight w:val="0"/>
                                  <w:marTop w:val="0"/>
                                  <w:marBottom w:val="0"/>
                                  <w:divBdr>
                                    <w:top w:val="none" w:sz="0" w:space="0" w:color="auto"/>
                                    <w:left w:val="none" w:sz="0" w:space="0" w:color="auto"/>
                                    <w:bottom w:val="none" w:sz="0" w:space="0" w:color="auto"/>
                                    <w:right w:val="none" w:sz="0" w:space="0" w:color="auto"/>
                                  </w:divBdr>
                                  <w:divsChild>
                                    <w:div w:id="174659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77472351">
      <w:bodyDiv w:val="1"/>
      <w:marLeft w:val="0"/>
      <w:marRight w:val="0"/>
      <w:marTop w:val="0"/>
      <w:marBottom w:val="0"/>
      <w:divBdr>
        <w:top w:val="none" w:sz="0" w:space="0" w:color="auto"/>
        <w:left w:val="none" w:sz="0" w:space="0" w:color="auto"/>
        <w:bottom w:val="none" w:sz="0" w:space="0" w:color="auto"/>
        <w:right w:val="none" w:sz="0" w:space="0" w:color="auto"/>
      </w:divBdr>
      <w:divsChild>
        <w:div w:id="712458160">
          <w:marLeft w:val="0"/>
          <w:marRight w:val="0"/>
          <w:marTop w:val="0"/>
          <w:marBottom w:val="0"/>
          <w:divBdr>
            <w:top w:val="none" w:sz="0" w:space="0" w:color="auto"/>
            <w:left w:val="none" w:sz="0" w:space="0" w:color="auto"/>
            <w:bottom w:val="none" w:sz="0" w:space="0" w:color="auto"/>
            <w:right w:val="none" w:sz="0" w:space="0" w:color="auto"/>
          </w:divBdr>
          <w:divsChild>
            <w:div w:id="1654524282">
              <w:marLeft w:val="0"/>
              <w:marRight w:val="0"/>
              <w:marTop w:val="0"/>
              <w:marBottom w:val="0"/>
              <w:divBdr>
                <w:top w:val="none" w:sz="0" w:space="0" w:color="auto"/>
                <w:left w:val="none" w:sz="0" w:space="0" w:color="auto"/>
                <w:bottom w:val="none" w:sz="0" w:space="0" w:color="auto"/>
                <w:right w:val="none" w:sz="0" w:space="0" w:color="auto"/>
              </w:divBdr>
              <w:divsChild>
                <w:div w:id="779880785">
                  <w:marLeft w:val="0"/>
                  <w:marRight w:val="0"/>
                  <w:marTop w:val="0"/>
                  <w:marBottom w:val="0"/>
                  <w:divBdr>
                    <w:top w:val="none" w:sz="0" w:space="0" w:color="auto"/>
                    <w:left w:val="none" w:sz="0" w:space="0" w:color="auto"/>
                    <w:bottom w:val="none" w:sz="0" w:space="0" w:color="auto"/>
                    <w:right w:val="none" w:sz="0" w:space="0" w:color="auto"/>
                  </w:divBdr>
                  <w:divsChild>
                    <w:div w:id="1235706381">
                      <w:marLeft w:val="0"/>
                      <w:marRight w:val="0"/>
                      <w:marTop w:val="0"/>
                      <w:marBottom w:val="0"/>
                      <w:divBdr>
                        <w:top w:val="none" w:sz="0" w:space="0" w:color="auto"/>
                        <w:left w:val="none" w:sz="0" w:space="0" w:color="auto"/>
                        <w:bottom w:val="none" w:sz="0" w:space="0" w:color="auto"/>
                        <w:right w:val="none" w:sz="0" w:space="0" w:color="auto"/>
                      </w:divBdr>
                      <w:divsChild>
                        <w:div w:id="58134678">
                          <w:marLeft w:val="0"/>
                          <w:marRight w:val="0"/>
                          <w:marTop w:val="0"/>
                          <w:marBottom w:val="0"/>
                          <w:divBdr>
                            <w:top w:val="none" w:sz="0" w:space="0" w:color="auto"/>
                            <w:left w:val="none" w:sz="0" w:space="0" w:color="auto"/>
                            <w:bottom w:val="none" w:sz="0" w:space="0" w:color="auto"/>
                            <w:right w:val="none" w:sz="0" w:space="0" w:color="auto"/>
                          </w:divBdr>
                          <w:divsChild>
                            <w:div w:id="920263422">
                              <w:marLeft w:val="0"/>
                              <w:marRight w:val="0"/>
                              <w:marTop w:val="0"/>
                              <w:marBottom w:val="0"/>
                              <w:divBdr>
                                <w:top w:val="none" w:sz="0" w:space="0" w:color="auto"/>
                                <w:left w:val="none" w:sz="0" w:space="0" w:color="auto"/>
                                <w:bottom w:val="none" w:sz="0" w:space="0" w:color="auto"/>
                                <w:right w:val="none" w:sz="0" w:space="0" w:color="auto"/>
                              </w:divBdr>
                              <w:divsChild>
                                <w:div w:id="928660429">
                                  <w:marLeft w:val="0"/>
                                  <w:marRight w:val="0"/>
                                  <w:marTop w:val="0"/>
                                  <w:marBottom w:val="0"/>
                                  <w:divBdr>
                                    <w:top w:val="none" w:sz="0" w:space="0" w:color="auto"/>
                                    <w:left w:val="none" w:sz="0" w:space="0" w:color="auto"/>
                                    <w:bottom w:val="none" w:sz="0" w:space="0" w:color="auto"/>
                                    <w:right w:val="none" w:sz="0" w:space="0" w:color="auto"/>
                                  </w:divBdr>
                                  <w:divsChild>
                                    <w:div w:id="1510094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5599815">
                              <w:marLeft w:val="0"/>
                              <w:marRight w:val="0"/>
                              <w:marTop w:val="0"/>
                              <w:marBottom w:val="0"/>
                              <w:divBdr>
                                <w:top w:val="none" w:sz="0" w:space="0" w:color="auto"/>
                                <w:left w:val="none" w:sz="0" w:space="0" w:color="auto"/>
                                <w:bottom w:val="none" w:sz="0" w:space="0" w:color="auto"/>
                                <w:right w:val="none" w:sz="0" w:space="0" w:color="auto"/>
                              </w:divBdr>
                              <w:divsChild>
                                <w:div w:id="918755705">
                                  <w:marLeft w:val="0"/>
                                  <w:marRight w:val="0"/>
                                  <w:marTop w:val="0"/>
                                  <w:marBottom w:val="0"/>
                                  <w:divBdr>
                                    <w:top w:val="none" w:sz="0" w:space="0" w:color="auto"/>
                                    <w:left w:val="none" w:sz="0" w:space="0" w:color="auto"/>
                                    <w:bottom w:val="none" w:sz="0" w:space="0" w:color="auto"/>
                                    <w:right w:val="none" w:sz="0" w:space="0" w:color="auto"/>
                                  </w:divBdr>
                                  <w:divsChild>
                                    <w:div w:id="1473256868">
                                      <w:marLeft w:val="0"/>
                                      <w:marRight w:val="0"/>
                                      <w:marTop w:val="0"/>
                                      <w:marBottom w:val="0"/>
                                      <w:divBdr>
                                        <w:top w:val="none" w:sz="0" w:space="0" w:color="auto"/>
                                        <w:left w:val="none" w:sz="0" w:space="0" w:color="auto"/>
                                        <w:bottom w:val="none" w:sz="0" w:space="0" w:color="auto"/>
                                        <w:right w:val="none" w:sz="0" w:space="0" w:color="auto"/>
                                      </w:divBdr>
                                      <w:divsChild>
                                        <w:div w:id="201600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2165455">
          <w:marLeft w:val="0"/>
          <w:marRight w:val="0"/>
          <w:marTop w:val="0"/>
          <w:marBottom w:val="0"/>
          <w:divBdr>
            <w:top w:val="none" w:sz="0" w:space="0" w:color="auto"/>
            <w:left w:val="none" w:sz="0" w:space="0" w:color="auto"/>
            <w:bottom w:val="none" w:sz="0" w:space="0" w:color="auto"/>
            <w:right w:val="none" w:sz="0" w:space="0" w:color="auto"/>
          </w:divBdr>
          <w:divsChild>
            <w:div w:id="643124259">
              <w:marLeft w:val="0"/>
              <w:marRight w:val="0"/>
              <w:marTop w:val="0"/>
              <w:marBottom w:val="0"/>
              <w:divBdr>
                <w:top w:val="none" w:sz="0" w:space="0" w:color="auto"/>
                <w:left w:val="none" w:sz="0" w:space="0" w:color="auto"/>
                <w:bottom w:val="none" w:sz="0" w:space="0" w:color="auto"/>
                <w:right w:val="none" w:sz="0" w:space="0" w:color="auto"/>
              </w:divBdr>
              <w:divsChild>
                <w:div w:id="1443962303">
                  <w:marLeft w:val="0"/>
                  <w:marRight w:val="0"/>
                  <w:marTop w:val="0"/>
                  <w:marBottom w:val="0"/>
                  <w:divBdr>
                    <w:top w:val="none" w:sz="0" w:space="0" w:color="auto"/>
                    <w:left w:val="none" w:sz="0" w:space="0" w:color="auto"/>
                    <w:bottom w:val="none" w:sz="0" w:space="0" w:color="auto"/>
                    <w:right w:val="none" w:sz="0" w:space="0" w:color="auto"/>
                  </w:divBdr>
                  <w:divsChild>
                    <w:div w:id="1704356623">
                      <w:marLeft w:val="0"/>
                      <w:marRight w:val="0"/>
                      <w:marTop w:val="0"/>
                      <w:marBottom w:val="0"/>
                      <w:divBdr>
                        <w:top w:val="none" w:sz="0" w:space="0" w:color="auto"/>
                        <w:left w:val="none" w:sz="0" w:space="0" w:color="auto"/>
                        <w:bottom w:val="none" w:sz="0" w:space="0" w:color="auto"/>
                        <w:right w:val="none" w:sz="0" w:space="0" w:color="auto"/>
                      </w:divBdr>
                      <w:divsChild>
                        <w:div w:id="1078333283">
                          <w:marLeft w:val="0"/>
                          <w:marRight w:val="0"/>
                          <w:marTop w:val="0"/>
                          <w:marBottom w:val="0"/>
                          <w:divBdr>
                            <w:top w:val="none" w:sz="0" w:space="0" w:color="auto"/>
                            <w:left w:val="none" w:sz="0" w:space="0" w:color="auto"/>
                            <w:bottom w:val="none" w:sz="0" w:space="0" w:color="auto"/>
                            <w:right w:val="none" w:sz="0" w:space="0" w:color="auto"/>
                          </w:divBdr>
                          <w:divsChild>
                            <w:div w:id="1131166566">
                              <w:marLeft w:val="0"/>
                              <w:marRight w:val="0"/>
                              <w:marTop w:val="0"/>
                              <w:marBottom w:val="0"/>
                              <w:divBdr>
                                <w:top w:val="none" w:sz="0" w:space="0" w:color="auto"/>
                                <w:left w:val="none" w:sz="0" w:space="0" w:color="auto"/>
                                <w:bottom w:val="none" w:sz="0" w:space="0" w:color="auto"/>
                                <w:right w:val="none" w:sz="0" w:space="0" w:color="auto"/>
                              </w:divBdr>
                              <w:divsChild>
                                <w:div w:id="623199218">
                                  <w:marLeft w:val="0"/>
                                  <w:marRight w:val="0"/>
                                  <w:marTop w:val="0"/>
                                  <w:marBottom w:val="0"/>
                                  <w:divBdr>
                                    <w:top w:val="none" w:sz="0" w:space="0" w:color="auto"/>
                                    <w:left w:val="none" w:sz="0" w:space="0" w:color="auto"/>
                                    <w:bottom w:val="none" w:sz="0" w:space="0" w:color="auto"/>
                                    <w:right w:val="none" w:sz="0" w:space="0" w:color="auto"/>
                                  </w:divBdr>
                                  <w:divsChild>
                                    <w:div w:id="1416709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78008405">
      <w:bodyDiv w:val="1"/>
      <w:marLeft w:val="0"/>
      <w:marRight w:val="0"/>
      <w:marTop w:val="0"/>
      <w:marBottom w:val="0"/>
      <w:divBdr>
        <w:top w:val="none" w:sz="0" w:space="0" w:color="auto"/>
        <w:left w:val="none" w:sz="0" w:space="0" w:color="auto"/>
        <w:bottom w:val="none" w:sz="0" w:space="0" w:color="auto"/>
        <w:right w:val="none" w:sz="0" w:space="0" w:color="auto"/>
      </w:divBdr>
    </w:div>
    <w:div w:id="2079860836">
      <w:bodyDiv w:val="1"/>
      <w:marLeft w:val="0"/>
      <w:marRight w:val="0"/>
      <w:marTop w:val="0"/>
      <w:marBottom w:val="0"/>
      <w:divBdr>
        <w:top w:val="none" w:sz="0" w:space="0" w:color="auto"/>
        <w:left w:val="none" w:sz="0" w:space="0" w:color="auto"/>
        <w:bottom w:val="none" w:sz="0" w:space="0" w:color="auto"/>
        <w:right w:val="none" w:sz="0" w:space="0" w:color="auto"/>
      </w:divBdr>
      <w:divsChild>
        <w:div w:id="704598872">
          <w:marLeft w:val="0"/>
          <w:marRight w:val="0"/>
          <w:marTop w:val="0"/>
          <w:marBottom w:val="0"/>
          <w:divBdr>
            <w:top w:val="none" w:sz="0" w:space="0" w:color="auto"/>
            <w:left w:val="none" w:sz="0" w:space="0" w:color="auto"/>
            <w:bottom w:val="none" w:sz="0" w:space="0" w:color="auto"/>
            <w:right w:val="none" w:sz="0" w:space="0" w:color="auto"/>
          </w:divBdr>
          <w:divsChild>
            <w:div w:id="562066992">
              <w:marLeft w:val="0"/>
              <w:marRight w:val="0"/>
              <w:marTop w:val="0"/>
              <w:marBottom w:val="0"/>
              <w:divBdr>
                <w:top w:val="none" w:sz="0" w:space="0" w:color="auto"/>
                <w:left w:val="none" w:sz="0" w:space="0" w:color="auto"/>
                <w:bottom w:val="none" w:sz="0" w:space="0" w:color="auto"/>
                <w:right w:val="none" w:sz="0" w:space="0" w:color="auto"/>
              </w:divBdr>
              <w:divsChild>
                <w:div w:id="479008016">
                  <w:marLeft w:val="0"/>
                  <w:marRight w:val="0"/>
                  <w:marTop w:val="0"/>
                  <w:marBottom w:val="0"/>
                  <w:divBdr>
                    <w:top w:val="none" w:sz="0" w:space="0" w:color="auto"/>
                    <w:left w:val="none" w:sz="0" w:space="0" w:color="auto"/>
                    <w:bottom w:val="none" w:sz="0" w:space="0" w:color="auto"/>
                    <w:right w:val="none" w:sz="0" w:space="0" w:color="auto"/>
                  </w:divBdr>
                  <w:divsChild>
                    <w:div w:id="351146823">
                      <w:marLeft w:val="0"/>
                      <w:marRight w:val="0"/>
                      <w:marTop w:val="0"/>
                      <w:marBottom w:val="0"/>
                      <w:divBdr>
                        <w:top w:val="none" w:sz="0" w:space="0" w:color="auto"/>
                        <w:left w:val="none" w:sz="0" w:space="0" w:color="auto"/>
                        <w:bottom w:val="none" w:sz="0" w:space="0" w:color="auto"/>
                        <w:right w:val="none" w:sz="0" w:space="0" w:color="auto"/>
                      </w:divBdr>
                      <w:divsChild>
                        <w:div w:id="113330575">
                          <w:marLeft w:val="0"/>
                          <w:marRight w:val="0"/>
                          <w:marTop w:val="0"/>
                          <w:marBottom w:val="0"/>
                          <w:divBdr>
                            <w:top w:val="none" w:sz="0" w:space="0" w:color="auto"/>
                            <w:left w:val="none" w:sz="0" w:space="0" w:color="auto"/>
                            <w:bottom w:val="none" w:sz="0" w:space="0" w:color="auto"/>
                            <w:right w:val="none" w:sz="0" w:space="0" w:color="auto"/>
                          </w:divBdr>
                          <w:divsChild>
                            <w:div w:id="700663680">
                              <w:marLeft w:val="0"/>
                              <w:marRight w:val="0"/>
                              <w:marTop w:val="0"/>
                              <w:marBottom w:val="0"/>
                              <w:divBdr>
                                <w:top w:val="none" w:sz="0" w:space="0" w:color="auto"/>
                                <w:left w:val="none" w:sz="0" w:space="0" w:color="auto"/>
                                <w:bottom w:val="none" w:sz="0" w:space="0" w:color="auto"/>
                                <w:right w:val="none" w:sz="0" w:space="0" w:color="auto"/>
                              </w:divBdr>
                              <w:divsChild>
                                <w:div w:id="367729960">
                                  <w:marLeft w:val="0"/>
                                  <w:marRight w:val="0"/>
                                  <w:marTop w:val="0"/>
                                  <w:marBottom w:val="0"/>
                                  <w:divBdr>
                                    <w:top w:val="none" w:sz="0" w:space="0" w:color="auto"/>
                                    <w:left w:val="none" w:sz="0" w:space="0" w:color="auto"/>
                                    <w:bottom w:val="none" w:sz="0" w:space="0" w:color="auto"/>
                                    <w:right w:val="none" w:sz="0" w:space="0" w:color="auto"/>
                                  </w:divBdr>
                                  <w:divsChild>
                                    <w:div w:id="2086149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4695254">
                              <w:marLeft w:val="0"/>
                              <w:marRight w:val="0"/>
                              <w:marTop w:val="0"/>
                              <w:marBottom w:val="0"/>
                              <w:divBdr>
                                <w:top w:val="none" w:sz="0" w:space="0" w:color="auto"/>
                                <w:left w:val="none" w:sz="0" w:space="0" w:color="auto"/>
                                <w:bottom w:val="none" w:sz="0" w:space="0" w:color="auto"/>
                                <w:right w:val="none" w:sz="0" w:space="0" w:color="auto"/>
                              </w:divBdr>
                              <w:divsChild>
                                <w:div w:id="1839732790">
                                  <w:marLeft w:val="0"/>
                                  <w:marRight w:val="0"/>
                                  <w:marTop w:val="0"/>
                                  <w:marBottom w:val="0"/>
                                  <w:divBdr>
                                    <w:top w:val="none" w:sz="0" w:space="0" w:color="auto"/>
                                    <w:left w:val="none" w:sz="0" w:space="0" w:color="auto"/>
                                    <w:bottom w:val="none" w:sz="0" w:space="0" w:color="auto"/>
                                    <w:right w:val="none" w:sz="0" w:space="0" w:color="auto"/>
                                  </w:divBdr>
                                  <w:divsChild>
                                    <w:div w:id="468090641">
                                      <w:marLeft w:val="0"/>
                                      <w:marRight w:val="0"/>
                                      <w:marTop w:val="0"/>
                                      <w:marBottom w:val="0"/>
                                      <w:divBdr>
                                        <w:top w:val="none" w:sz="0" w:space="0" w:color="auto"/>
                                        <w:left w:val="none" w:sz="0" w:space="0" w:color="auto"/>
                                        <w:bottom w:val="none" w:sz="0" w:space="0" w:color="auto"/>
                                        <w:right w:val="none" w:sz="0" w:space="0" w:color="auto"/>
                                      </w:divBdr>
                                      <w:divsChild>
                                        <w:div w:id="554632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07513482">
          <w:marLeft w:val="0"/>
          <w:marRight w:val="0"/>
          <w:marTop w:val="0"/>
          <w:marBottom w:val="0"/>
          <w:divBdr>
            <w:top w:val="none" w:sz="0" w:space="0" w:color="auto"/>
            <w:left w:val="none" w:sz="0" w:space="0" w:color="auto"/>
            <w:bottom w:val="none" w:sz="0" w:space="0" w:color="auto"/>
            <w:right w:val="none" w:sz="0" w:space="0" w:color="auto"/>
          </w:divBdr>
          <w:divsChild>
            <w:div w:id="65760897">
              <w:marLeft w:val="0"/>
              <w:marRight w:val="0"/>
              <w:marTop w:val="0"/>
              <w:marBottom w:val="0"/>
              <w:divBdr>
                <w:top w:val="none" w:sz="0" w:space="0" w:color="auto"/>
                <w:left w:val="none" w:sz="0" w:space="0" w:color="auto"/>
                <w:bottom w:val="none" w:sz="0" w:space="0" w:color="auto"/>
                <w:right w:val="none" w:sz="0" w:space="0" w:color="auto"/>
              </w:divBdr>
              <w:divsChild>
                <w:div w:id="1882857544">
                  <w:marLeft w:val="0"/>
                  <w:marRight w:val="0"/>
                  <w:marTop w:val="0"/>
                  <w:marBottom w:val="0"/>
                  <w:divBdr>
                    <w:top w:val="none" w:sz="0" w:space="0" w:color="auto"/>
                    <w:left w:val="none" w:sz="0" w:space="0" w:color="auto"/>
                    <w:bottom w:val="none" w:sz="0" w:space="0" w:color="auto"/>
                    <w:right w:val="none" w:sz="0" w:space="0" w:color="auto"/>
                  </w:divBdr>
                  <w:divsChild>
                    <w:div w:id="1120106757">
                      <w:marLeft w:val="0"/>
                      <w:marRight w:val="0"/>
                      <w:marTop w:val="0"/>
                      <w:marBottom w:val="0"/>
                      <w:divBdr>
                        <w:top w:val="none" w:sz="0" w:space="0" w:color="auto"/>
                        <w:left w:val="none" w:sz="0" w:space="0" w:color="auto"/>
                        <w:bottom w:val="none" w:sz="0" w:space="0" w:color="auto"/>
                        <w:right w:val="none" w:sz="0" w:space="0" w:color="auto"/>
                      </w:divBdr>
                      <w:divsChild>
                        <w:div w:id="168523839">
                          <w:marLeft w:val="0"/>
                          <w:marRight w:val="0"/>
                          <w:marTop w:val="0"/>
                          <w:marBottom w:val="0"/>
                          <w:divBdr>
                            <w:top w:val="none" w:sz="0" w:space="0" w:color="auto"/>
                            <w:left w:val="none" w:sz="0" w:space="0" w:color="auto"/>
                            <w:bottom w:val="none" w:sz="0" w:space="0" w:color="auto"/>
                            <w:right w:val="none" w:sz="0" w:space="0" w:color="auto"/>
                          </w:divBdr>
                          <w:divsChild>
                            <w:div w:id="1944343668">
                              <w:marLeft w:val="0"/>
                              <w:marRight w:val="0"/>
                              <w:marTop w:val="0"/>
                              <w:marBottom w:val="0"/>
                              <w:divBdr>
                                <w:top w:val="none" w:sz="0" w:space="0" w:color="auto"/>
                                <w:left w:val="none" w:sz="0" w:space="0" w:color="auto"/>
                                <w:bottom w:val="none" w:sz="0" w:space="0" w:color="auto"/>
                                <w:right w:val="none" w:sz="0" w:space="0" w:color="auto"/>
                              </w:divBdr>
                              <w:divsChild>
                                <w:div w:id="1965845548">
                                  <w:marLeft w:val="0"/>
                                  <w:marRight w:val="0"/>
                                  <w:marTop w:val="0"/>
                                  <w:marBottom w:val="0"/>
                                  <w:divBdr>
                                    <w:top w:val="none" w:sz="0" w:space="0" w:color="auto"/>
                                    <w:left w:val="none" w:sz="0" w:space="0" w:color="auto"/>
                                    <w:bottom w:val="none" w:sz="0" w:space="0" w:color="auto"/>
                                    <w:right w:val="none" w:sz="0" w:space="0" w:color="auto"/>
                                  </w:divBdr>
                                  <w:divsChild>
                                    <w:div w:id="118888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862942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3.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png"/><Relationship Id="rId17" Type="http://schemas.microsoft.com/office/2011/relationships/people" Target="people.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5" Type="http://schemas.openxmlformats.org/officeDocument/2006/relationships/webSettings" Target="webSettings.xml"/><Relationship Id="rId15" Type="http://schemas.openxmlformats.org/officeDocument/2006/relationships/footer" Target="footer1.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header" Target="head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nazar\Desktop\&#1050;&#1059;&#1056;&#1057;&#1054;&#1042;&#1040;&#1071;_4.2\text_v12.dotx"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01C143C-4249-4952-B4C5-95559D97930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text_v12.dotx</Template>
  <TotalTime>2336</TotalTime>
  <Pages>45</Pages>
  <Words>10859</Words>
  <Characters>61899</Characters>
  <Application>Microsoft Office Word</Application>
  <DocSecurity>0</DocSecurity>
  <Lines>515</Lines>
  <Paragraphs>145</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Company>SPecialiST RePack</Company>
  <LinksUpToDate>false</LinksUpToDate>
  <CharactersWithSpaces>72613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Михаил Назаров</dc:creator>
  <cp:lastModifiedBy>anonymous</cp:lastModifiedBy>
  <cp:revision>269</cp:revision>
  <dcterms:created xsi:type="dcterms:W3CDTF">2026-04-19T09:50:00Z</dcterms:created>
  <dcterms:modified xsi:type="dcterms:W3CDTF">2026-06-18T14:48:00Z</dcterms:modified>
</cp:coreProperties>
</file>